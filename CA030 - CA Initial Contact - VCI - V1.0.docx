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CF14" w14:textId="77777777" w:rsidR="00A93FB4" w:rsidRPr="00DC0601" w:rsidRDefault="00A93FB4" w:rsidP="00A93FB4">
      <w:pPr>
        <w:rPr>
          <w:ins w:id="0" w:author="Andrew Hans" w:date="2025-12-19T15:57:00Z" w16du:dateUtc="2025-12-19T21:57:00Z"/>
          <w:rFonts w:ascii="Calibri" w:eastAsia="Aptos" w:hAnsi="Calibri" w:cs="Calibri"/>
          <w:sz w:val="22"/>
          <w:szCs w:val="22"/>
        </w:rPr>
      </w:pPr>
      <w:bookmarkStart w:id="1" w:name="_Hlk210199746"/>
      <w:ins w:id="2" w:author="Andrew Hans" w:date="2025-12-19T15:57:00Z" w16du:dateUtc="2025-12-19T21:57:00Z">
        <w:r w:rsidRPr="00041B16">
          <w:rPr>
            <w:rFonts w:ascii="Calibri" w:eastAsia="Aptos" w:hAnsi="Calibri" w:cs="Calibri"/>
            <w:b/>
            <w:sz w:val="22"/>
            <w:szCs w:val="22"/>
          </w:rPr>
          <w:t xml:space="preserve">{[H002]} </w:t>
        </w:r>
        <w:r w:rsidRPr="00DC0601">
          <w:rPr>
            <w:rFonts w:ascii="Calibri" w:eastAsia="Aptos" w:hAnsi="Calibri" w:cs="Calibri"/>
            <w:sz w:val="22"/>
            <w:szCs w:val="22"/>
          </w:rPr>
          <w:t>(Company Address Line 1)</w:t>
        </w:r>
      </w:ins>
    </w:p>
    <w:p w14:paraId="2198E3CC" w14:textId="77777777" w:rsidR="00A93FB4" w:rsidRPr="00DC0601" w:rsidRDefault="00A93FB4" w:rsidP="00A93FB4">
      <w:pPr>
        <w:rPr>
          <w:ins w:id="3" w:author="Andrew Hans" w:date="2025-12-19T15:57:00Z" w16du:dateUtc="2025-12-19T21:57:00Z"/>
          <w:rFonts w:ascii="Calibri" w:eastAsia="Aptos" w:hAnsi="Calibri" w:cs="Calibri"/>
          <w:b/>
          <w:color w:val="0070C0"/>
          <w:sz w:val="22"/>
          <w:szCs w:val="22"/>
        </w:rPr>
      </w:pPr>
      <w:ins w:id="4" w:author="Andrew Hans" w:date="2025-12-19T15:57:00Z" w16du:dateUtc="2025-12-19T21:57:00Z">
        <w:r w:rsidRPr="00DC0601">
          <w:rPr>
            <w:rFonts w:ascii="Calibri" w:eastAsia="Aptos" w:hAnsi="Calibri" w:cs="Calibri"/>
            <w:b/>
            <w:color w:val="0070C0"/>
            <w:sz w:val="22"/>
            <w:szCs w:val="22"/>
            <w:highlight w:val="yellow"/>
          </w:rPr>
          <w:t>(</w:t>
        </w:r>
        <w:proofErr w:type="gramStart"/>
        <w:r w:rsidRPr="00DC0601">
          <w:rPr>
            <w:rFonts w:ascii="Calibri" w:eastAsia="Aptos" w:hAnsi="Calibri" w:cs="Calibri"/>
            <w:b/>
            <w:color w:val="0070C0"/>
            <w:sz w:val="22"/>
            <w:szCs w:val="22"/>
            <w:highlight w:val="yellow"/>
          </w:rPr>
          <w:t>IF {[H003]}</w:t>
        </w:r>
        <w:proofErr w:type="gramEnd"/>
        <w:r w:rsidRPr="00DC0601">
          <w:rPr>
            <w:rFonts w:ascii="Calibri" w:eastAsia="Aptos" w:hAnsi="Calibri" w:cs="Calibri"/>
            <w:b/>
            <w:color w:val="0070C0"/>
            <w:sz w:val="22"/>
            <w:szCs w:val="22"/>
            <w:highlight w:val="yellow"/>
          </w:rPr>
          <w:t xml:space="preserve"> </w:t>
        </w:r>
        <w:proofErr w:type="gramStart"/>
        <w:r w:rsidRPr="00DC0601">
          <w:rPr>
            <w:rFonts w:ascii="Calibri" w:eastAsia="Aptos" w:hAnsi="Calibri" w:cs="Calibri"/>
            <w:b/>
            <w:color w:val="0070C0"/>
            <w:sz w:val="22"/>
            <w:szCs w:val="22"/>
            <w:highlight w:val="yellow"/>
          </w:rPr>
          <w:t>= ‘*</w:t>
        </w:r>
        <w:proofErr w:type="gramEnd"/>
        <w:r w:rsidRPr="00DC0601">
          <w:rPr>
            <w:rFonts w:ascii="Calibri" w:eastAsia="Aptos" w:hAnsi="Calibri" w:cs="Calibri"/>
            <w:b/>
            <w:color w:val="0070C0"/>
            <w:sz w:val="22"/>
            <w:szCs w:val="22"/>
            <w:highlight w:val="yellow"/>
          </w:rPr>
          <w:t>’ or ‘NULL'; then suppress print of line; else produce:)</w:t>
        </w:r>
      </w:ins>
    </w:p>
    <w:p w14:paraId="0167BF10" w14:textId="77777777" w:rsidR="00A93FB4" w:rsidRPr="00DC0601" w:rsidRDefault="00A93FB4" w:rsidP="00A93FB4">
      <w:pPr>
        <w:rPr>
          <w:ins w:id="5" w:author="Andrew Hans" w:date="2025-12-19T15:57:00Z" w16du:dateUtc="2025-12-19T21:57:00Z"/>
          <w:rFonts w:ascii="Calibri" w:eastAsia="Aptos" w:hAnsi="Calibri" w:cs="Calibri"/>
          <w:b/>
          <w:bCs/>
          <w:color w:val="0070C0"/>
          <w:sz w:val="22"/>
          <w:szCs w:val="22"/>
        </w:rPr>
      </w:pPr>
      <w:ins w:id="6" w:author="Andrew Hans" w:date="2025-12-19T15:57:00Z" w16du:dateUtc="2025-12-19T21:57:00Z">
        <w:r w:rsidRPr="00DC0601">
          <w:rPr>
            <w:rFonts w:ascii="Calibri" w:eastAsia="Aptos" w:hAnsi="Calibri" w:cs="Calibri"/>
            <w:b/>
            <w:color w:val="0070C0"/>
            <w:sz w:val="22"/>
            <w:szCs w:val="22"/>
          </w:rPr>
          <w:t>{[H003]}</w:t>
        </w:r>
        <w:r w:rsidRPr="00DC0601">
          <w:rPr>
            <w:rFonts w:ascii="Calibri" w:eastAsia="Aptos" w:hAnsi="Calibri" w:cs="Calibri"/>
            <w:color w:val="0070C0"/>
            <w:sz w:val="22"/>
            <w:szCs w:val="22"/>
          </w:rPr>
          <w:t xml:space="preserve"> (Company Address Line 2)</w:t>
        </w:r>
      </w:ins>
    </w:p>
    <w:p w14:paraId="041973E6" w14:textId="77777777" w:rsidR="00A93FB4" w:rsidRPr="00DC0601" w:rsidRDefault="00A93FB4" w:rsidP="00A93FB4">
      <w:pPr>
        <w:rPr>
          <w:ins w:id="7" w:author="Andrew Hans" w:date="2025-12-19T15:57:00Z" w16du:dateUtc="2025-12-19T21:57:00Z"/>
          <w:rFonts w:ascii="Calibri" w:eastAsia="Aptos" w:hAnsi="Calibri" w:cs="Calibri"/>
          <w:b/>
          <w:sz w:val="22"/>
          <w:szCs w:val="22"/>
        </w:rPr>
      </w:pPr>
      <w:ins w:id="8" w:author="Andrew Hans" w:date="2025-12-19T15:57:00Z" w16du:dateUtc="2025-12-19T21:57:00Z">
        <w:r w:rsidRPr="00DC0601">
          <w:rPr>
            <w:rFonts w:ascii="Calibri" w:eastAsia="Aptos" w:hAnsi="Calibri" w:cs="Calibri"/>
            <w:b/>
            <w:sz w:val="22"/>
            <w:szCs w:val="22"/>
          </w:rPr>
          <w:t xml:space="preserve">{[H004]} </w:t>
        </w:r>
        <w:r w:rsidRPr="00DC0601">
          <w:rPr>
            <w:rFonts w:ascii="Calibri" w:eastAsia="Aptos" w:hAnsi="Calibri" w:cs="Calibri"/>
            <w:sz w:val="22"/>
            <w:szCs w:val="22"/>
          </w:rPr>
          <w:t>(Company Address Line 3)</w:t>
        </w:r>
        <w:bookmarkEnd w:id="1"/>
      </w:ins>
    </w:p>
    <w:p w14:paraId="1E1C3577" w14:textId="77777777" w:rsidR="00A93FB4" w:rsidRPr="00DC0601" w:rsidRDefault="00A93FB4" w:rsidP="00A93FB4">
      <w:pPr>
        <w:jc w:val="both"/>
        <w:rPr>
          <w:ins w:id="9" w:author="Andrew Hans" w:date="2025-12-19T15:49:00Z" w16du:dateUtc="2025-12-19T21:49:00Z"/>
          <w:rFonts w:ascii="Calibri" w:hAnsi="Calibri" w:cs="Calibri"/>
          <w:sz w:val="22"/>
          <w:szCs w:val="22"/>
        </w:rPr>
      </w:pPr>
    </w:p>
    <w:p w14:paraId="3B3BE6DB" w14:textId="4E0FC059" w:rsidR="00A93FB4" w:rsidRPr="00DC0601" w:rsidRDefault="00A93FB4" w:rsidP="00A93FB4">
      <w:pPr>
        <w:jc w:val="both"/>
        <w:rPr>
          <w:ins w:id="10" w:author="Andrew Hans" w:date="2025-12-19T15:49:00Z" w16du:dateUtc="2025-12-19T21:49:00Z"/>
          <w:rFonts w:ascii="Calibri" w:eastAsia="Calibri" w:hAnsi="Calibri" w:cs="Calibri"/>
          <w:color w:val="FF0000"/>
          <w:sz w:val="22"/>
          <w:szCs w:val="22"/>
        </w:rPr>
      </w:pPr>
      <w:ins w:id="11" w:author="Andrew Hans" w:date="2025-12-19T15:49:00Z" w16du:dateUtc="2025-12-19T21:49:00Z">
        <w:r w:rsidRPr="00DC0601">
          <w:rPr>
            <w:rFonts w:ascii="Calibri" w:eastAsia="Calibri" w:hAnsi="Calibri" w:cs="Calibri"/>
            <w:b/>
            <w:bCs/>
            <w:color w:val="FF0000"/>
            <w:sz w:val="22"/>
            <w:szCs w:val="22"/>
          </w:rPr>
          <w:t>{[L001E8]}</w:t>
        </w:r>
        <w:r w:rsidRPr="00DC0601">
          <w:rPr>
            <w:rFonts w:ascii="Calibri" w:eastAsia="Calibri" w:hAnsi="Calibri" w:cs="Calibri"/>
            <w:color w:val="FF0000"/>
            <w:sz w:val="22"/>
            <w:szCs w:val="22"/>
          </w:rPr>
          <w:t xml:space="preserve"> (Today’s Date)</w:t>
        </w:r>
      </w:ins>
    </w:p>
    <w:p w14:paraId="58B1BBCF" w14:textId="77777777" w:rsidR="00DC0601" w:rsidRDefault="00DC0601" w:rsidP="00A93FB4">
      <w:pPr>
        <w:jc w:val="both"/>
        <w:rPr>
          <w:ins w:id="12" w:author="Andrew Hans" w:date="2025-12-19T15:59:00Z" w16du:dateUtc="2025-12-19T21:59:00Z"/>
          <w:rFonts w:ascii="Calibri" w:eastAsia="Calibri" w:hAnsi="Calibri" w:cs="Calibri"/>
          <w:b/>
          <w:sz w:val="22"/>
          <w:szCs w:val="22"/>
        </w:rPr>
      </w:pPr>
    </w:p>
    <w:p w14:paraId="7816ED70" w14:textId="03B601FD" w:rsidR="00DC0601" w:rsidRPr="00DC0601" w:rsidRDefault="00DC0601" w:rsidP="00DC0601">
      <w:pPr>
        <w:rPr>
          <w:ins w:id="13" w:author="Andrew Hans" w:date="2025-12-19T16:00:00Z" w16du:dateUtc="2025-12-19T22:00:00Z"/>
          <w:rFonts w:ascii="Calibri" w:eastAsia="Aptos" w:hAnsi="Calibri" w:cs="Calibri"/>
          <w:b/>
          <w:bCs/>
          <w:color w:val="0070C0"/>
          <w:kern w:val="2"/>
          <w:sz w:val="22"/>
          <w:szCs w:val="22"/>
          <w14:ligatures w14:val="standardContextual"/>
        </w:rPr>
      </w:pPr>
      <w:commentRangeStart w:id="14"/>
      <w:commentRangeStart w:id="15"/>
      <w:ins w:id="16" w:author="Andrew Hans" w:date="2025-12-19T16:00:00Z" w16du:dateUtc="2025-12-19T22:00:00Z">
        <w:r w:rsidRPr="00DC0601">
          <w:rPr>
            <w:rFonts w:ascii="Calibri" w:eastAsia="Aptos" w:hAnsi="Calibri" w:cs="Calibri"/>
            <w:b/>
            <w:bCs/>
            <w:color w:val="0070C0"/>
            <w:kern w:val="2"/>
            <w:sz w:val="22"/>
            <w:szCs w:val="22"/>
            <w:highlight w:val="green"/>
            <w14:ligatures w14:val="standardContextual"/>
          </w:rPr>
          <w:t xml:space="preserve">Send via </w:t>
        </w:r>
      </w:ins>
      <w:ins w:id="17" w:author="Andrew Hans" w:date="2025-12-22T12:07:00Z" w16du:dateUtc="2025-12-22T18:07:00Z">
        <w:r w:rsidR="00E573DC">
          <w:rPr>
            <w:rFonts w:ascii="Calibri" w:eastAsia="Aptos" w:hAnsi="Calibri" w:cs="Calibri"/>
            <w:b/>
            <w:bCs/>
            <w:color w:val="0070C0"/>
            <w:kern w:val="2"/>
            <w:sz w:val="22"/>
            <w:szCs w:val="22"/>
            <w:highlight w:val="green"/>
            <w14:ligatures w14:val="standardContextual"/>
          </w:rPr>
          <w:t xml:space="preserve">Certified - </w:t>
        </w:r>
      </w:ins>
      <w:ins w:id="18" w:author="Andrew Hans" w:date="2025-12-19T16:00:00Z" w16du:dateUtc="2025-12-19T22:00:00Z">
        <w:r w:rsidRPr="00DC0601">
          <w:rPr>
            <w:rFonts w:ascii="Calibri" w:eastAsia="Aptos" w:hAnsi="Calibri" w:cs="Calibri"/>
            <w:b/>
            <w:bCs/>
            <w:color w:val="0070C0"/>
            <w:kern w:val="2"/>
            <w:sz w:val="22"/>
            <w:szCs w:val="22"/>
            <w:highlight w:val="green"/>
            <w14:ligatures w14:val="standardContextual"/>
          </w:rPr>
          <w:t>First Class Mail</w:t>
        </w:r>
      </w:ins>
      <w:ins w:id="19" w:author="Andrew Hans" w:date="2025-12-22T12:07:00Z" w16du:dateUtc="2025-12-22T18:07:00Z">
        <w:r w:rsidR="00E573DC">
          <w:rPr>
            <w:rFonts w:ascii="Calibri" w:eastAsia="Aptos" w:hAnsi="Calibri" w:cs="Calibri"/>
            <w:b/>
            <w:bCs/>
            <w:color w:val="0070C0"/>
            <w:kern w:val="2"/>
            <w:sz w:val="22"/>
            <w:szCs w:val="22"/>
            <w:highlight w:val="green"/>
            <w14:ligatures w14:val="standardContextual"/>
          </w:rPr>
          <w:t xml:space="preserve"> to property &amp; </w:t>
        </w:r>
      </w:ins>
      <w:ins w:id="20" w:author="Andrew Hans" w:date="2025-12-22T12:08:00Z" w16du:dateUtc="2025-12-22T18:08:00Z">
        <w:r w:rsidR="00E573DC">
          <w:rPr>
            <w:rFonts w:ascii="Calibri" w:eastAsia="Aptos" w:hAnsi="Calibri" w:cs="Calibri"/>
            <w:b/>
            <w:bCs/>
            <w:color w:val="0070C0"/>
            <w:kern w:val="2"/>
            <w:sz w:val="22"/>
            <w:szCs w:val="22"/>
            <w:highlight w:val="green"/>
            <w14:ligatures w14:val="standardContextual"/>
          </w:rPr>
          <w:t>mailing</w:t>
        </w:r>
      </w:ins>
      <w:ins w:id="21" w:author="Andrew Hans" w:date="2025-12-19T16:00:00Z" w16du:dateUtc="2025-12-19T22:00:00Z">
        <w:r w:rsidRPr="00DC0601">
          <w:rPr>
            <w:rFonts w:ascii="Calibri" w:eastAsia="Aptos" w:hAnsi="Calibri" w:cs="Calibri"/>
            <w:b/>
            <w:bCs/>
            <w:color w:val="0070C0"/>
            <w:kern w:val="2"/>
            <w:sz w:val="22"/>
            <w:szCs w:val="22"/>
            <w:highlight w:val="green"/>
            <w14:ligatures w14:val="standardContextual"/>
          </w:rPr>
          <w:t>.</w:t>
        </w:r>
        <w:r w:rsidRPr="00DC0601">
          <w:rPr>
            <w:rFonts w:ascii="Calibri" w:eastAsia="Aptos" w:hAnsi="Calibri" w:cs="Calibri"/>
            <w:b/>
            <w:bCs/>
            <w:color w:val="0070C0"/>
            <w:kern w:val="2"/>
            <w:sz w:val="22"/>
            <w:szCs w:val="22"/>
            <w14:ligatures w14:val="standardContextual"/>
          </w:rPr>
          <w:t xml:space="preserve">                                                              </w:t>
        </w:r>
      </w:ins>
      <w:commentRangeEnd w:id="14"/>
      <w:r w:rsidR="00E31947" w:rsidRPr="00DC0601">
        <w:rPr>
          <w:rStyle w:val="CommentReference"/>
          <w:rFonts w:ascii="Calibri" w:eastAsia="Aptos" w:hAnsi="Calibri" w:cs="Calibri"/>
          <w:b/>
          <w:bCs/>
          <w:color w:val="0070C0"/>
          <w:kern w:val="2"/>
          <w:sz w:val="22"/>
          <w:szCs w:val="22"/>
          <w14:ligatures w14:val="standardContextual"/>
        </w:rPr>
        <w:commentReference w:id="14"/>
      </w:r>
      <w:commentRangeEnd w:id="15"/>
      <w:r w:rsidR="00817E55">
        <w:rPr>
          <w:rStyle w:val="CommentReference"/>
        </w:rPr>
        <w:commentReference w:id="15"/>
      </w:r>
    </w:p>
    <w:p w14:paraId="0414241F" w14:textId="494AE14A" w:rsidR="00A93FB4" w:rsidRPr="00DC0601" w:rsidRDefault="00A93FB4" w:rsidP="00A93FB4">
      <w:pPr>
        <w:jc w:val="both"/>
        <w:rPr>
          <w:ins w:id="22" w:author="Andrew Hans" w:date="2025-12-19T15:49:00Z" w16du:dateUtc="2025-12-19T21:49:00Z"/>
          <w:rFonts w:ascii="Calibri" w:eastAsia="Calibri" w:hAnsi="Calibri" w:cs="Calibri"/>
          <w:b/>
          <w:sz w:val="22"/>
          <w:szCs w:val="22"/>
        </w:rPr>
      </w:pPr>
      <w:ins w:id="23" w:author="Andrew Hans" w:date="2025-12-19T15:49:00Z" w16du:dateUtc="2025-12-19T21:49:00Z">
        <w:r w:rsidRPr="00DC0601">
          <w:rPr>
            <w:rFonts w:ascii="Calibri" w:eastAsia="Calibri" w:hAnsi="Calibri" w:cs="Calibri"/>
            <w:b/>
            <w:sz w:val="22"/>
            <w:szCs w:val="22"/>
          </w:rPr>
          <w:tab/>
        </w:r>
        <w:r w:rsidRPr="00DC0601">
          <w:rPr>
            <w:rFonts w:ascii="Calibri" w:eastAsia="Calibri" w:hAnsi="Calibri" w:cs="Calibri"/>
            <w:b/>
            <w:sz w:val="22"/>
            <w:szCs w:val="22"/>
          </w:rPr>
          <w:tab/>
        </w:r>
        <w:r w:rsidRPr="00DC0601">
          <w:rPr>
            <w:rFonts w:ascii="Calibri" w:eastAsia="Calibri" w:hAnsi="Calibri" w:cs="Calibri"/>
            <w:b/>
            <w:sz w:val="22"/>
            <w:szCs w:val="22"/>
          </w:rPr>
          <w:tab/>
        </w:r>
        <w:r w:rsidRPr="00DC0601">
          <w:rPr>
            <w:rFonts w:ascii="Calibri" w:eastAsia="Calibri" w:hAnsi="Calibri" w:cs="Calibri"/>
            <w:b/>
            <w:sz w:val="22"/>
            <w:szCs w:val="22"/>
          </w:rPr>
          <w:tab/>
        </w:r>
      </w:ins>
    </w:p>
    <w:p w14:paraId="13BA7475" w14:textId="77777777" w:rsidR="00A93FB4" w:rsidRPr="00DC0601" w:rsidRDefault="00A93FB4" w:rsidP="00A93FB4">
      <w:pPr>
        <w:jc w:val="both"/>
        <w:rPr>
          <w:ins w:id="24" w:author="Andrew Hans" w:date="2025-12-19T15:49:00Z" w16du:dateUtc="2025-12-19T21:49:00Z"/>
          <w:rFonts w:ascii="Calibri" w:eastAsia="Calibri" w:hAnsi="Calibri" w:cs="Calibri"/>
          <w:sz w:val="22"/>
          <w:szCs w:val="22"/>
        </w:rPr>
      </w:pPr>
      <w:ins w:id="25" w:author="Andrew Hans" w:date="2025-12-19T15:49:00Z" w16du:dateUtc="2025-12-19T21:49:00Z">
        <w:r w:rsidRPr="00DC0601">
          <w:rPr>
            <w:rFonts w:ascii="Calibri" w:eastAsia="Calibri" w:hAnsi="Calibri" w:cs="Calibri"/>
            <w:b/>
            <w:bCs/>
            <w:color w:val="FF0000"/>
            <w:sz w:val="22"/>
            <w:szCs w:val="22"/>
          </w:rPr>
          <w:t xml:space="preserve">{[M558]} </w:t>
        </w:r>
        <w:r w:rsidRPr="00DC0601">
          <w:rPr>
            <w:rFonts w:ascii="Calibri" w:eastAsia="Calibri" w:hAnsi="Calibri" w:cs="Calibri"/>
            <w:color w:val="FF0000"/>
            <w:sz w:val="22"/>
            <w:szCs w:val="22"/>
          </w:rPr>
          <w:t>(New Bill Line 1/ Mortgagor Name)</w:t>
        </w:r>
      </w:ins>
    </w:p>
    <w:p w14:paraId="73127302" w14:textId="77777777" w:rsidR="00A93FB4" w:rsidRPr="00DC0601" w:rsidRDefault="00A93FB4" w:rsidP="00A93FB4">
      <w:pPr>
        <w:jc w:val="both"/>
        <w:rPr>
          <w:ins w:id="26" w:author="Andrew Hans" w:date="2025-12-19T15:49:00Z" w16du:dateUtc="2025-12-19T21:49:00Z"/>
          <w:rFonts w:ascii="Calibri" w:eastAsia="Calibri" w:hAnsi="Calibri" w:cs="Calibri"/>
          <w:sz w:val="22"/>
          <w:szCs w:val="22"/>
        </w:rPr>
      </w:pPr>
      <w:ins w:id="27" w:author="Andrew Hans" w:date="2025-12-19T15:49:00Z" w16du:dateUtc="2025-12-19T21:49:00Z">
        <w:r w:rsidRPr="00DC0601">
          <w:rPr>
            <w:rFonts w:ascii="Calibri" w:eastAsia="Calibri" w:hAnsi="Calibri" w:cs="Calibri"/>
            <w:b/>
            <w:bCs/>
            <w:sz w:val="22"/>
            <w:szCs w:val="22"/>
          </w:rPr>
          <w:t>{[M559]}</w:t>
        </w:r>
        <w:r w:rsidRPr="00DC0601">
          <w:rPr>
            <w:rFonts w:ascii="Calibri" w:eastAsia="Calibri" w:hAnsi="Calibri" w:cs="Calibri"/>
            <w:sz w:val="22"/>
            <w:szCs w:val="22"/>
          </w:rPr>
          <w:t xml:space="preserve"> (New Bill Line 2/Second Mortgagor)</w:t>
        </w:r>
      </w:ins>
    </w:p>
    <w:p w14:paraId="25D31102" w14:textId="77777777" w:rsidR="00A93FB4" w:rsidRPr="00DC0601" w:rsidRDefault="00A93FB4" w:rsidP="00A93FB4">
      <w:pPr>
        <w:jc w:val="both"/>
        <w:rPr>
          <w:ins w:id="28" w:author="Andrew Hans" w:date="2025-12-19T15:49:00Z" w16du:dateUtc="2025-12-19T21:49:00Z"/>
          <w:rFonts w:ascii="Calibri" w:eastAsia="Calibri" w:hAnsi="Calibri" w:cs="Calibri"/>
          <w:sz w:val="22"/>
          <w:szCs w:val="22"/>
        </w:rPr>
      </w:pPr>
      <w:ins w:id="29" w:author="Andrew Hans" w:date="2025-12-19T15:49:00Z" w16du:dateUtc="2025-12-19T21:49:00Z">
        <w:r w:rsidRPr="00DC0601">
          <w:rPr>
            <w:rFonts w:ascii="Calibri" w:eastAsia="Calibri" w:hAnsi="Calibri" w:cs="Calibri"/>
            <w:b/>
            <w:bCs/>
            <w:sz w:val="22"/>
            <w:szCs w:val="22"/>
          </w:rPr>
          <w:t>{[M560]}</w:t>
        </w:r>
        <w:r w:rsidRPr="00DC0601">
          <w:rPr>
            <w:rFonts w:ascii="Calibri" w:eastAsia="Calibri" w:hAnsi="Calibri" w:cs="Calibri"/>
            <w:sz w:val="22"/>
            <w:szCs w:val="22"/>
          </w:rPr>
          <w:t xml:space="preserve"> (New Bill Line 3/Third Mortgagor)</w:t>
        </w:r>
      </w:ins>
    </w:p>
    <w:p w14:paraId="2D40482E" w14:textId="77777777" w:rsidR="00A93FB4" w:rsidRPr="00DC0601" w:rsidRDefault="00A93FB4" w:rsidP="00A93FB4">
      <w:pPr>
        <w:jc w:val="both"/>
        <w:rPr>
          <w:ins w:id="30" w:author="Andrew Hans" w:date="2025-12-19T15:49:00Z" w16du:dateUtc="2025-12-19T21:49:00Z"/>
          <w:rFonts w:ascii="Calibri" w:eastAsia="Calibri" w:hAnsi="Calibri" w:cs="Calibri"/>
          <w:sz w:val="22"/>
          <w:szCs w:val="22"/>
        </w:rPr>
      </w:pPr>
      <w:ins w:id="31" w:author="Andrew Hans" w:date="2025-12-19T15:49:00Z" w16du:dateUtc="2025-12-19T21:49:00Z">
        <w:r w:rsidRPr="00DC0601">
          <w:rPr>
            <w:rFonts w:ascii="Calibri" w:eastAsia="Calibri" w:hAnsi="Calibri" w:cs="Calibri"/>
            <w:b/>
            <w:bCs/>
            <w:sz w:val="22"/>
            <w:szCs w:val="22"/>
          </w:rPr>
          <w:t>{[M561]}</w:t>
        </w:r>
        <w:r w:rsidRPr="00DC0601">
          <w:rPr>
            <w:rFonts w:ascii="Calibri" w:eastAsia="Calibri" w:hAnsi="Calibri" w:cs="Calibri"/>
            <w:sz w:val="22"/>
            <w:szCs w:val="22"/>
          </w:rPr>
          <w:t xml:space="preserve"> (Additional Mailing Address)</w:t>
        </w:r>
      </w:ins>
    </w:p>
    <w:p w14:paraId="161DC702" w14:textId="77777777" w:rsidR="00A93FB4" w:rsidRPr="00DC0601" w:rsidRDefault="00A93FB4" w:rsidP="00A93FB4">
      <w:pPr>
        <w:jc w:val="both"/>
        <w:rPr>
          <w:ins w:id="32" w:author="Andrew Hans" w:date="2025-12-19T15:49:00Z" w16du:dateUtc="2025-12-19T21:49:00Z"/>
          <w:rFonts w:ascii="Calibri" w:eastAsia="Calibri" w:hAnsi="Calibri" w:cs="Calibri"/>
          <w:color w:val="FF0000"/>
          <w:sz w:val="22"/>
          <w:szCs w:val="22"/>
        </w:rPr>
      </w:pPr>
      <w:ins w:id="33" w:author="Andrew Hans" w:date="2025-12-19T15:49:00Z" w16du:dateUtc="2025-12-19T21:49:00Z">
        <w:r w:rsidRPr="00DC0601">
          <w:rPr>
            <w:rFonts w:ascii="Calibri" w:eastAsia="Calibri" w:hAnsi="Calibri" w:cs="Calibri"/>
            <w:b/>
            <w:bCs/>
            <w:color w:val="FF0000"/>
            <w:sz w:val="22"/>
            <w:szCs w:val="22"/>
          </w:rPr>
          <w:t>{[M562]}</w:t>
        </w:r>
        <w:r w:rsidRPr="00DC0601">
          <w:rPr>
            <w:rFonts w:ascii="Calibri" w:eastAsia="Calibri" w:hAnsi="Calibri" w:cs="Calibri"/>
            <w:color w:val="FF0000"/>
            <w:sz w:val="22"/>
            <w:szCs w:val="22"/>
          </w:rPr>
          <w:t xml:space="preserve"> (Mailing Street Address)</w:t>
        </w:r>
      </w:ins>
    </w:p>
    <w:p w14:paraId="0F685758" w14:textId="77777777" w:rsidR="00A93FB4" w:rsidRPr="00DC0601" w:rsidRDefault="00A93FB4" w:rsidP="00A93FB4">
      <w:pPr>
        <w:jc w:val="both"/>
        <w:rPr>
          <w:ins w:id="34" w:author="Andrew Hans" w:date="2025-12-19T15:49:00Z" w16du:dateUtc="2025-12-19T21:49:00Z"/>
          <w:rFonts w:ascii="Calibri" w:eastAsia="Calibri" w:hAnsi="Calibri" w:cs="Calibri"/>
          <w:sz w:val="22"/>
          <w:szCs w:val="22"/>
        </w:rPr>
      </w:pPr>
      <w:ins w:id="35" w:author="Andrew Hans" w:date="2025-12-19T15:49:00Z" w16du:dateUtc="2025-12-19T21:49:00Z">
        <w:r w:rsidRPr="00DC0601">
          <w:rPr>
            <w:rFonts w:ascii="Calibri" w:eastAsia="Calibri" w:hAnsi="Calibri" w:cs="Calibri"/>
            <w:b/>
            <w:bCs/>
            <w:color w:val="FF0000"/>
            <w:sz w:val="22"/>
            <w:szCs w:val="22"/>
          </w:rPr>
          <w:t>{[M563]} {[</w:t>
        </w:r>
        <w:proofErr w:type="gramStart"/>
        <w:r w:rsidRPr="00DC0601">
          <w:rPr>
            <w:rFonts w:ascii="Calibri" w:eastAsia="Calibri" w:hAnsi="Calibri" w:cs="Calibri"/>
            <w:b/>
            <w:bCs/>
            <w:color w:val="FF0000"/>
            <w:sz w:val="22"/>
            <w:szCs w:val="22"/>
          </w:rPr>
          <w:t>M564]} {</w:t>
        </w:r>
        <w:proofErr w:type="gramEnd"/>
        <w:r w:rsidRPr="00DC0601">
          <w:rPr>
            <w:rFonts w:ascii="Calibri" w:eastAsia="Calibri" w:hAnsi="Calibri" w:cs="Calibri"/>
            <w:b/>
            <w:bCs/>
            <w:color w:val="FF0000"/>
            <w:sz w:val="22"/>
            <w:szCs w:val="22"/>
          </w:rPr>
          <w:t>[</w:t>
        </w:r>
        <w:proofErr w:type="gramStart"/>
        <w:r w:rsidRPr="00DC0601">
          <w:rPr>
            <w:rFonts w:ascii="Calibri" w:eastAsia="Calibri" w:hAnsi="Calibri" w:cs="Calibri"/>
            <w:b/>
            <w:bCs/>
            <w:color w:val="FF0000"/>
            <w:sz w:val="22"/>
            <w:szCs w:val="22"/>
          </w:rPr>
          <w:t xml:space="preserve">M565]} </w:t>
        </w:r>
        <w:r w:rsidRPr="00DC0601">
          <w:rPr>
            <w:rFonts w:ascii="Calibri" w:eastAsia="Calibri" w:hAnsi="Calibri" w:cs="Calibri"/>
            <w:b/>
            <w:bCs/>
            <w:sz w:val="22"/>
            <w:szCs w:val="22"/>
          </w:rPr>
          <w:t>{</w:t>
        </w:r>
        <w:proofErr w:type="gramEnd"/>
        <w:r w:rsidRPr="00DC0601">
          <w:rPr>
            <w:rFonts w:ascii="Calibri" w:eastAsia="Calibri" w:hAnsi="Calibri" w:cs="Calibri"/>
            <w:b/>
            <w:bCs/>
            <w:sz w:val="22"/>
            <w:szCs w:val="22"/>
          </w:rPr>
          <w:t>[</w:t>
        </w:r>
        <w:proofErr w:type="gramStart"/>
        <w:r w:rsidRPr="00DC0601">
          <w:rPr>
            <w:rFonts w:ascii="Calibri" w:eastAsia="Calibri" w:hAnsi="Calibri" w:cs="Calibri"/>
            <w:b/>
            <w:bCs/>
            <w:sz w:val="22"/>
            <w:szCs w:val="22"/>
          </w:rPr>
          <w:t>M566]}</w:t>
        </w:r>
        <w:proofErr w:type="gramEnd"/>
        <w:r w:rsidRPr="00DC0601">
          <w:rPr>
            <w:rFonts w:ascii="Calibri" w:eastAsia="Calibri" w:hAnsi="Calibri" w:cs="Calibri"/>
            <w:sz w:val="22"/>
            <w:szCs w:val="22"/>
          </w:rPr>
          <w:t xml:space="preserve"> </w:t>
        </w:r>
        <w:r w:rsidRPr="00DC0601">
          <w:rPr>
            <w:rFonts w:ascii="Calibri" w:eastAsia="Calibri" w:hAnsi="Calibri" w:cs="Calibri"/>
            <w:color w:val="FF0000"/>
            <w:sz w:val="22"/>
            <w:szCs w:val="22"/>
          </w:rPr>
          <w:t>(Mailing City), (State), (5-Digit Zip)</w:t>
        </w:r>
        <w:r w:rsidRPr="00DC0601">
          <w:rPr>
            <w:rFonts w:ascii="Calibri" w:eastAsia="Calibri" w:hAnsi="Calibri" w:cs="Calibri"/>
            <w:sz w:val="22"/>
            <w:szCs w:val="22"/>
          </w:rPr>
          <w:t>, (4-Digit Zip)</w:t>
        </w:r>
      </w:ins>
    </w:p>
    <w:p w14:paraId="30EB869D" w14:textId="77777777" w:rsidR="00A93FB4" w:rsidRPr="00DC0601" w:rsidRDefault="00A93FB4" w:rsidP="00A93FB4">
      <w:pPr>
        <w:ind w:left="-270" w:firstLine="270"/>
        <w:jc w:val="both"/>
        <w:rPr>
          <w:ins w:id="36" w:author="Andrew Hans" w:date="2025-12-19T15:49:00Z" w16du:dateUtc="2025-12-19T21:49:00Z"/>
          <w:rFonts w:ascii="Calibri" w:eastAsia="Calibri" w:hAnsi="Calibri" w:cs="Calibri"/>
          <w:bCs/>
          <w:iCs/>
          <w:color w:val="0070C0"/>
          <w:spacing w:val="5"/>
          <w:sz w:val="22"/>
          <w:szCs w:val="22"/>
        </w:rPr>
      </w:pPr>
      <w:ins w:id="37" w:author="Andrew Hans" w:date="2025-12-19T15:49:00Z" w16du:dateUtc="2025-12-19T21:49:00Z">
        <w:r w:rsidRPr="00DC0601">
          <w:rPr>
            <w:rFonts w:ascii="Calibri" w:eastAsia="Calibri" w:hAnsi="Calibri" w:cs="Calibri"/>
            <w:bCs/>
            <w:iCs/>
            <w:color w:val="0070C0"/>
            <w:spacing w:val="5"/>
            <w:sz w:val="22"/>
            <w:szCs w:val="22"/>
          </w:rPr>
          <w:t>(</w:t>
        </w:r>
        <w:r w:rsidRPr="00DC0601">
          <w:rPr>
            <w:rFonts w:ascii="Calibri" w:eastAsia="Calibri" w:hAnsi="Calibri" w:cs="Calibri"/>
            <w:b/>
            <w:bCs/>
            <w:iCs/>
            <w:color w:val="0070C0"/>
            <w:spacing w:val="5"/>
            <w:sz w:val="22"/>
            <w:szCs w:val="22"/>
            <w:u w:val="single"/>
          </w:rPr>
          <w:t>“OR”</w:t>
        </w:r>
        <w:r w:rsidRPr="00DC0601">
          <w:rPr>
            <w:rFonts w:ascii="Calibri" w:eastAsia="Calibri" w:hAnsi="Calibri" w:cs="Calibri"/>
            <w:bCs/>
            <w:iCs/>
            <w:color w:val="0070C0"/>
            <w:spacing w:val="5"/>
            <w:sz w:val="22"/>
            <w:szCs w:val="22"/>
          </w:rPr>
          <w:t xml:space="preserve"> If </w:t>
        </w:r>
        <w:r w:rsidRPr="00DC0601">
          <w:rPr>
            <w:rFonts w:ascii="Calibri" w:eastAsia="Calibri" w:hAnsi="Calibri" w:cs="Calibri"/>
            <w:b/>
            <w:bCs/>
            <w:iCs/>
            <w:color w:val="0070C0"/>
            <w:spacing w:val="5"/>
            <w:sz w:val="22"/>
            <w:szCs w:val="22"/>
          </w:rPr>
          <w:t>{[M956]}</w:t>
        </w:r>
        <w:r w:rsidRPr="00DC0601">
          <w:rPr>
            <w:rFonts w:ascii="Calibri" w:eastAsia="Calibri" w:hAnsi="Calibri" w:cs="Calibri"/>
            <w:bCs/>
            <w:iCs/>
            <w:color w:val="0070C0"/>
            <w:spacing w:val="5"/>
            <w:sz w:val="22"/>
            <w:szCs w:val="22"/>
          </w:rPr>
          <w:t xml:space="preserve"> (Foreign Address Indicator = 1))</w:t>
        </w:r>
      </w:ins>
    </w:p>
    <w:p w14:paraId="5697FEFD" w14:textId="77777777" w:rsidR="00A93FB4" w:rsidRPr="00DC0601" w:rsidRDefault="00A93FB4" w:rsidP="00A93FB4">
      <w:pPr>
        <w:ind w:left="-270" w:firstLine="270"/>
        <w:jc w:val="both"/>
        <w:rPr>
          <w:ins w:id="38" w:author="Andrew Hans" w:date="2025-12-19T15:49:00Z" w16du:dateUtc="2025-12-19T21:49:00Z"/>
          <w:rFonts w:ascii="Calibri" w:eastAsia="Calibri" w:hAnsi="Calibri" w:cs="Calibri"/>
          <w:bCs/>
          <w:iCs/>
          <w:spacing w:val="5"/>
          <w:sz w:val="22"/>
          <w:szCs w:val="22"/>
        </w:rPr>
      </w:pPr>
      <w:ins w:id="39" w:author="Andrew Hans" w:date="2025-12-19T15:49:00Z" w16du:dateUtc="2025-12-19T21:49:00Z">
        <w:r w:rsidRPr="00DC0601">
          <w:rPr>
            <w:rFonts w:ascii="Calibri" w:eastAsia="Calibri" w:hAnsi="Calibri" w:cs="Calibri"/>
            <w:b/>
            <w:iCs/>
            <w:spacing w:val="5"/>
            <w:sz w:val="22"/>
            <w:szCs w:val="22"/>
          </w:rPr>
          <w:t>{[</w:t>
        </w:r>
        <w:r w:rsidRPr="00DC0601">
          <w:rPr>
            <w:rFonts w:ascii="Calibri" w:eastAsia="Calibri" w:hAnsi="Calibri" w:cs="Calibri"/>
            <w:b/>
            <w:bCs/>
            <w:iCs/>
            <w:spacing w:val="5"/>
            <w:sz w:val="22"/>
            <w:szCs w:val="22"/>
          </w:rPr>
          <w:t>M928</w:t>
        </w:r>
        <w:r w:rsidRPr="00DC0601">
          <w:rPr>
            <w:rFonts w:ascii="Calibri" w:eastAsia="Calibri" w:hAnsi="Calibri" w:cs="Calibri"/>
            <w:b/>
            <w:iCs/>
            <w:spacing w:val="5"/>
            <w:sz w:val="22"/>
            <w:szCs w:val="22"/>
          </w:rPr>
          <w:t>]}</w:t>
        </w:r>
        <w:r w:rsidRPr="00DC0601">
          <w:rPr>
            <w:rFonts w:ascii="Calibri" w:eastAsia="Calibri" w:hAnsi="Calibri" w:cs="Calibri"/>
            <w:bCs/>
            <w:iCs/>
            <w:spacing w:val="5"/>
            <w:sz w:val="22"/>
            <w:szCs w:val="22"/>
          </w:rPr>
          <w:t xml:space="preserve"> (Foreign Country Code)</w:t>
        </w:r>
      </w:ins>
    </w:p>
    <w:p w14:paraId="201E1477" w14:textId="77777777" w:rsidR="00A93FB4" w:rsidRPr="00DC0601" w:rsidRDefault="00A93FB4" w:rsidP="00A93FB4">
      <w:pPr>
        <w:ind w:left="-270" w:firstLine="270"/>
        <w:jc w:val="both"/>
        <w:rPr>
          <w:ins w:id="40" w:author="Andrew Hans" w:date="2025-12-19T15:49:00Z" w16du:dateUtc="2025-12-19T21:49:00Z"/>
          <w:rFonts w:ascii="Calibri" w:eastAsia="Calibri" w:hAnsi="Calibri" w:cs="Calibri"/>
          <w:bCs/>
          <w:iCs/>
          <w:spacing w:val="5"/>
          <w:sz w:val="22"/>
          <w:szCs w:val="22"/>
        </w:rPr>
      </w:pPr>
      <w:ins w:id="41" w:author="Andrew Hans" w:date="2025-12-19T15:49:00Z" w16du:dateUtc="2025-12-19T21:49:00Z">
        <w:r w:rsidRPr="00DC0601">
          <w:rPr>
            <w:rFonts w:ascii="Calibri" w:eastAsia="Calibri" w:hAnsi="Calibri" w:cs="Calibri"/>
            <w:b/>
            <w:iCs/>
            <w:spacing w:val="5"/>
            <w:sz w:val="22"/>
            <w:szCs w:val="22"/>
          </w:rPr>
          <w:t>{[</w:t>
        </w:r>
        <w:r w:rsidRPr="00DC0601">
          <w:rPr>
            <w:rFonts w:ascii="Calibri" w:eastAsia="Calibri" w:hAnsi="Calibri" w:cs="Calibri"/>
            <w:b/>
            <w:bCs/>
            <w:iCs/>
            <w:spacing w:val="5"/>
            <w:sz w:val="22"/>
            <w:szCs w:val="22"/>
          </w:rPr>
          <w:t>M929</w:t>
        </w:r>
        <w:r w:rsidRPr="00DC0601">
          <w:rPr>
            <w:rFonts w:ascii="Calibri" w:eastAsia="Calibri" w:hAnsi="Calibri" w:cs="Calibri"/>
            <w:b/>
            <w:iCs/>
            <w:spacing w:val="5"/>
            <w:sz w:val="22"/>
            <w:szCs w:val="22"/>
          </w:rPr>
          <w:t>]}</w:t>
        </w:r>
        <w:r w:rsidRPr="00DC0601">
          <w:rPr>
            <w:rFonts w:ascii="Calibri" w:eastAsia="Calibri" w:hAnsi="Calibri" w:cs="Calibri"/>
            <w:bCs/>
            <w:iCs/>
            <w:spacing w:val="5"/>
            <w:sz w:val="22"/>
            <w:szCs w:val="22"/>
          </w:rPr>
          <w:t xml:space="preserve"> (Foreign Postal Code)</w:t>
        </w:r>
      </w:ins>
    </w:p>
    <w:p w14:paraId="3D03E9EE" w14:textId="77777777" w:rsidR="00A93FB4" w:rsidRPr="00DC0601" w:rsidRDefault="00A93FB4" w:rsidP="00A93FB4">
      <w:pPr>
        <w:jc w:val="both"/>
        <w:rPr>
          <w:ins w:id="42" w:author="Andrew Hans" w:date="2025-12-19T15:49:00Z" w16du:dateUtc="2025-12-19T21:49:00Z"/>
          <w:rFonts w:ascii="Calibri" w:eastAsia="Calibri" w:hAnsi="Calibri" w:cs="Calibri"/>
          <w:color w:val="0070C0"/>
          <w:sz w:val="22"/>
          <w:szCs w:val="22"/>
        </w:rPr>
      </w:pPr>
    </w:p>
    <w:p w14:paraId="5A321AFD" w14:textId="77777777" w:rsidR="00A93FB4" w:rsidRPr="00DC0601" w:rsidRDefault="00A93FB4" w:rsidP="00A93FB4">
      <w:pPr>
        <w:jc w:val="both"/>
        <w:rPr>
          <w:ins w:id="43" w:author="Andrew Hans" w:date="2025-12-19T15:49:00Z" w16du:dateUtc="2025-12-19T21:49:00Z"/>
          <w:rFonts w:ascii="Calibri" w:eastAsia="Calibri" w:hAnsi="Calibri" w:cs="Calibri"/>
          <w:color w:val="FF0000"/>
          <w:sz w:val="22"/>
          <w:szCs w:val="22"/>
        </w:rPr>
      </w:pPr>
      <w:ins w:id="44" w:author="Andrew Hans" w:date="2025-12-19T15:49:00Z" w16du:dateUtc="2025-12-19T21:49:00Z">
        <w:r w:rsidRPr="00DC0601">
          <w:rPr>
            <w:rFonts w:ascii="Calibri" w:eastAsia="Calibri" w:hAnsi="Calibri" w:cs="Calibri"/>
            <w:color w:val="FF0000"/>
            <w:sz w:val="22"/>
            <w:szCs w:val="22"/>
            <w:highlight w:val="yellow"/>
          </w:rPr>
          <w:t xml:space="preserve">(see “Additional Borrowers/Co-Borrowers” on Letter Library Business Rules for Additional Addresses in BKFS) </w:t>
        </w:r>
      </w:ins>
    </w:p>
    <w:p w14:paraId="4F423958" w14:textId="77777777" w:rsidR="00A93FB4" w:rsidRPr="00DC0601" w:rsidRDefault="00A93FB4" w:rsidP="00A93FB4">
      <w:pPr>
        <w:jc w:val="both"/>
        <w:rPr>
          <w:ins w:id="45" w:author="Andrew Hans" w:date="2025-12-19T15:49:00Z" w16du:dateUtc="2025-12-19T21:49:00Z"/>
          <w:rFonts w:ascii="Calibri" w:eastAsia="Calibri" w:hAnsi="Calibri" w:cs="Calibri"/>
          <w:sz w:val="22"/>
          <w:szCs w:val="22"/>
        </w:rPr>
      </w:pPr>
      <w:ins w:id="46" w:author="Andrew Hans" w:date="2025-12-19T15:49:00Z" w16du:dateUtc="2025-12-19T21:49:00Z">
        <w:r w:rsidRPr="00DC0601">
          <w:rPr>
            <w:rFonts w:ascii="Calibri" w:eastAsia="Calibri" w:hAnsi="Calibri" w:cs="Calibri"/>
            <w:sz w:val="22"/>
            <w:szCs w:val="22"/>
          </w:rPr>
          <w:t>Co-borrower Name 1</w:t>
        </w:r>
      </w:ins>
    </w:p>
    <w:p w14:paraId="3A9ED237" w14:textId="77777777" w:rsidR="00A93FB4" w:rsidRPr="00DC0601" w:rsidRDefault="00A93FB4" w:rsidP="00A93FB4">
      <w:pPr>
        <w:jc w:val="both"/>
        <w:rPr>
          <w:ins w:id="47" w:author="Andrew Hans" w:date="2025-12-19T15:49:00Z" w16du:dateUtc="2025-12-19T21:49:00Z"/>
          <w:rFonts w:ascii="Calibri" w:eastAsia="Calibri" w:hAnsi="Calibri" w:cs="Calibri"/>
          <w:sz w:val="22"/>
          <w:szCs w:val="22"/>
        </w:rPr>
      </w:pPr>
      <w:ins w:id="48" w:author="Andrew Hans" w:date="2025-12-19T15:49:00Z" w16du:dateUtc="2025-12-19T21:49:00Z">
        <w:r w:rsidRPr="00DC0601">
          <w:rPr>
            <w:rFonts w:ascii="Calibri" w:eastAsia="Calibri" w:hAnsi="Calibri" w:cs="Calibri"/>
            <w:sz w:val="22"/>
            <w:szCs w:val="22"/>
          </w:rPr>
          <w:t>Co-borrower Name 2</w:t>
        </w:r>
      </w:ins>
    </w:p>
    <w:p w14:paraId="79F35B5F" w14:textId="77777777" w:rsidR="00A93FB4" w:rsidRPr="00DC0601" w:rsidRDefault="00A93FB4" w:rsidP="00A93FB4">
      <w:pPr>
        <w:jc w:val="both"/>
        <w:rPr>
          <w:ins w:id="49" w:author="Andrew Hans" w:date="2025-12-19T15:49:00Z" w16du:dateUtc="2025-12-19T21:49:00Z"/>
          <w:rFonts w:ascii="Calibri" w:eastAsia="Calibri" w:hAnsi="Calibri" w:cs="Calibri"/>
          <w:sz w:val="22"/>
          <w:szCs w:val="22"/>
        </w:rPr>
      </w:pPr>
      <w:ins w:id="50" w:author="Andrew Hans" w:date="2025-12-19T15:49:00Z" w16du:dateUtc="2025-12-19T21:49:00Z">
        <w:r w:rsidRPr="00DC0601">
          <w:rPr>
            <w:rFonts w:ascii="Calibri" w:eastAsia="Calibri" w:hAnsi="Calibri" w:cs="Calibri"/>
            <w:sz w:val="22"/>
            <w:szCs w:val="22"/>
          </w:rPr>
          <w:t>Co-borrower Address Line 1</w:t>
        </w:r>
      </w:ins>
    </w:p>
    <w:p w14:paraId="08055216" w14:textId="77777777" w:rsidR="00A93FB4" w:rsidRPr="00DC0601" w:rsidRDefault="00A93FB4" w:rsidP="00A93FB4">
      <w:pPr>
        <w:jc w:val="both"/>
        <w:rPr>
          <w:ins w:id="51" w:author="Andrew Hans" w:date="2025-12-19T15:49:00Z" w16du:dateUtc="2025-12-19T21:49:00Z"/>
          <w:rFonts w:ascii="Calibri" w:eastAsia="Calibri" w:hAnsi="Calibri" w:cs="Calibri"/>
          <w:sz w:val="22"/>
          <w:szCs w:val="22"/>
        </w:rPr>
      </w:pPr>
      <w:ins w:id="52" w:author="Andrew Hans" w:date="2025-12-19T15:49:00Z" w16du:dateUtc="2025-12-19T21:49:00Z">
        <w:r w:rsidRPr="00DC0601">
          <w:rPr>
            <w:rFonts w:ascii="Calibri" w:eastAsia="Calibri" w:hAnsi="Calibri" w:cs="Calibri"/>
            <w:sz w:val="22"/>
            <w:szCs w:val="22"/>
          </w:rPr>
          <w:t>Co-borrower Address Line 2</w:t>
        </w:r>
      </w:ins>
    </w:p>
    <w:p w14:paraId="4F2AD229" w14:textId="77777777" w:rsidR="00A93FB4" w:rsidRPr="00DC0601" w:rsidRDefault="00A93FB4" w:rsidP="00A93FB4">
      <w:pPr>
        <w:jc w:val="both"/>
        <w:rPr>
          <w:ins w:id="53" w:author="Andrew Hans" w:date="2025-12-19T15:49:00Z" w16du:dateUtc="2025-12-19T21:49:00Z"/>
          <w:rFonts w:ascii="Calibri" w:eastAsia="Calibri" w:hAnsi="Calibri" w:cs="Calibri"/>
          <w:sz w:val="22"/>
          <w:szCs w:val="22"/>
        </w:rPr>
      </w:pPr>
      <w:ins w:id="54" w:author="Andrew Hans" w:date="2025-12-19T15:49:00Z" w16du:dateUtc="2025-12-19T21:49:00Z">
        <w:r w:rsidRPr="00DC0601">
          <w:rPr>
            <w:rFonts w:ascii="Calibri" w:eastAsia="Calibri" w:hAnsi="Calibri" w:cs="Calibri"/>
            <w:sz w:val="22"/>
            <w:szCs w:val="22"/>
          </w:rPr>
          <w:t>Co-borrower Street</w:t>
        </w:r>
      </w:ins>
    </w:p>
    <w:p w14:paraId="38CD4344" w14:textId="77777777" w:rsidR="00A93FB4" w:rsidRPr="00DC0601" w:rsidRDefault="00A93FB4" w:rsidP="00A93FB4">
      <w:pPr>
        <w:jc w:val="both"/>
        <w:rPr>
          <w:ins w:id="55" w:author="Andrew Hans" w:date="2025-12-19T15:49:00Z" w16du:dateUtc="2025-12-19T21:49:00Z"/>
          <w:rFonts w:ascii="Calibri" w:eastAsia="Calibri" w:hAnsi="Calibri" w:cs="Calibri"/>
          <w:sz w:val="22"/>
          <w:szCs w:val="22"/>
        </w:rPr>
      </w:pPr>
      <w:ins w:id="56" w:author="Andrew Hans" w:date="2025-12-19T15:49:00Z" w16du:dateUtc="2025-12-19T21:49:00Z">
        <w:r w:rsidRPr="00DC0601">
          <w:rPr>
            <w:rFonts w:ascii="Calibri" w:eastAsia="Calibri" w:hAnsi="Calibri" w:cs="Calibri"/>
            <w:sz w:val="22"/>
            <w:szCs w:val="22"/>
          </w:rPr>
          <w:t>Co-borrower City, Co-borrower State, Co-borrower Zip Code, Co-borrower Zip Code Suffix</w:t>
        </w:r>
      </w:ins>
    </w:p>
    <w:p w14:paraId="359A4F69" w14:textId="77777777" w:rsidR="00A93FB4" w:rsidRPr="00DC0601" w:rsidRDefault="00A93FB4" w:rsidP="00A93FB4">
      <w:pPr>
        <w:jc w:val="both"/>
        <w:rPr>
          <w:ins w:id="57" w:author="Andrew Hans" w:date="2025-12-19T15:49:00Z" w16du:dateUtc="2025-12-19T21:49:00Z"/>
          <w:rFonts w:ascii="Calibri" w:eastAsia="Calibri" w:hAnsi="Calibri" w:cs="Calibri"/>
          <w:sz w:val="22"/>
          <w:szCs w:val="22"/>
        </w:rPr>
      </w:pPr>
    </w:p>
    <w:p w14:paraId="7BE54276" w14:textId="77777777" w:rsidR="00A93FB4" w:rsidRPr="00DC0601" w:rsidRDefault="00A93FB4" w:rsidP="00A93FB4">
      <w:pPr>
        <w:jc w:val="both"/>
        <w:rPr>
          <w:ins w:id="58" w:author="Andrew Hans" w:date="2025-12-19T15:49:00Z" w16du:dateUtc="2025-12-19T21:49:00Z"/>
          <w:rFonts w:ascii="Calibri" w:eastAsia="Calibri" w:hAnsi="Calibri" w:cs="Calibri"/>
          <w:color w:val="FF0000"/>
          <w:sz w:val="22"/>
          <w:szCs w:val="22"/>
        </w:rPr>
      </w:pPr>
      <w:ins w:id="59" w:author="Andrew Hans" w:date="2025-12-19T15:49:00Z" w16du:dateUtc="2025-12-19T21:49:00Z">
        <w:r w:rsidRPr="00DC0601">
          <w:rPr>
            <w:rFonts w:ascii="Calibri" w:eastAsia="Calibri" w:hAnsi="Calibri" w:cs="Calibri"/>
            <w:color w:val="FF0000"/>
            <w:sz w:val="22"/>
            <w:szCs w:val="22"/>
            <w:highlight w:val="yellow"/>
          </w:rPr>
          <w:t>(see “SII Confirmed” on Letter Library Business Rules for Additional Addresses in BKFS)</w:t>
        </w:r>
      </w:ins>
    </w:p>
    <w:p w14:paraId="2533A879" w14:textId="77777777" w:rsidR="00A93FB4" w:rsidRPr="00DC0601" w:rsidRDefault="00A93FB4" w:rsidP="00A93FB4">
      <w:pPr>
        <w:jc w:val="both"/>
        <w:rPr>
          <w:ins w:id="60" w:author="Andrew Hans" w:date="2025-12-19T15:49:00Z" w16du:dateUtc="2025-12-19T21:49:00Z"/>
          <w:rFonts w:ascii="Calibri" w:eastAsia="Calibri" w:hAnsi="Calibri" w:cs="Calibri"/>
          <w:sz w:val="22"/>
          <w:szCs w:val="22"/>
        </w:rPr>
      </w:pPr>
      <w:ins w:id="61" w:author="Andrew Hans" w:date="2025-12-19T15:49:00Z" w16du:dateUtc="2025-12-19T21:49:00Z">
        <w:r w:rsidRPr="00DC0601">
          <w:rPr>
            <w:rFonts w:ascii="Calibri" w:eastAsia="Calibri" w:hAnsi="Calibri" w:cs="Calibri"/>
            <w:sz w:val="22"/>
            <w:szCs w:val="22"/>
          </w:rPr>
          <w:t>Non-borrower Name</w:t>
        </w:r>
      </w:ins>
    </w:p>
    <w:p w14:paraId="49D2EA52" w14:textId="77777777" w:rsidR="00A93FB4" w:rsidRPr="00DC0601" w:rsidRDefault="00A93FB4" w:rsidP="00A93FB4">
      <w:pPr>
        <w:jc w:val="both"/>
        <w:rPr>
          <w:ins w:id="62" w:author="Andrew Hans" w:date="2025-12-19T15:49:00Z" w16du:dateUtc="2025-12-19T21:49:00Z"/>
          <w:rFonts w:ascii="Calibri" w:eastAsia="Calibri" w:hAnsi="Calibri" w:cs="Calibri"/>
          <w:sz w:val="22"/>
          <w:szCs w:val="22"/>
        </w:rPr>
      </w:pPr>
      <w:ins w:id="63" w:author="Andrew Hans" w:date="2025-12-19T15:49:00Z" w16du:dateUtc="2025-12-19T21:49:00Z">
        <w:r w:rsidRPr="00DC0601">
          <w:rPr>
            <w:rFonts w:ascii="Calibri" w:eastAsia="Calibri" w:hAnsi="Calibri" w:cs="Calibri"/>
            <w:sz w:val="22"/>
            <w:szCs w:val="22"/>
          </w:rPr>
          <w:t>Non-borrower Address Line 1</w:t>
        </w:r>
      </w:ins>
    </w:p>
    <w:p w14:paraId="3B7426C1" w14:textId="77777777" w:rsidR="00A93FB4" w:rsidRPr="00DC0601" w:rsidRDefault="00A93FB4" w:rsidP="00A93FB4">
      <w:pPr>
        <w:jc w:val="both"/>
        <w:rPr>
          <w:ins w:id="64" w:author="Andrew Hans" w:date="2025-12-19T15:49:00Z" w16du:dateUtc="2025-12-19T21:49:00Z"/>
          <w:rFonts w:ascii="Calibri" w:eastAsia="Calibri" w:hAnsi="Calibri" w:cs="Calibri"/>
          <w:sz w:val="22"/>
          <w:szCs w:val="22"/>
        </w:rPr>
      </w:pPr>
      <w:ins w:id="65" w:author="Andrew Hans" w:date="2025-12-19T15:49:00Z" w16du:dateUtc="2025-12-19T21:49:00Z">
        <w:r w:rsidRPr="00DC0601">
          <w:rPr>
            <w:rFonts w:ascii="Calibri" w:eastAsia="Calibri" w:hAnsi="Calibri" w:cs="Calibri"/>
            <w:sz w:val="22"/>
            <w:szCs w:val="22"/>
          </w:rPr>
          <w:t>Non-borrower Address Line 2</w:t>
        </w:r>
      </w:ins>
    </w:p>
    <w:p w14:paraId="71FF8138" w14:textId="77777777" w:rsidR="00A93FB4" w:rsidRPr="00DC0601" w:rsidRDefault="00A93FB4" w:rsidP="00A93FB4">
      <w:pPr>
        <w:jc w:val="both"/>
        <w:rPr>
          <w:ins w:id="66" w:author="Andrew Hans" w:date="2025-12-19T15:49:00Z" w16du:dateUtc="2025-12-19T21:49:00Z"/>
          <w:rFonts w:ascii="Calibri" w:eastAsia="Calibri" w:hAnsi="Calibri" w:cs="Calibri"/>
          <w:sz w:val="22"/>
          <w:szCs w:val="22"/>
        </w:rPr>
      </w:pPr>
      <w:ins w:id="67" w:author="Andrew Hans" w:date="2025-12-19T15:49:00Z" w16du:dateUtc="2025-12-19T21:49:00Z">
        <w:r w:rsidRPr="00DC0601">
          <w:rPr>
            <w:rFonts w:ascii="Calibri" w:eastAsia="Calibri" w:hAnsi="Calibri" w:cs="Calibri"/>
            <w:sz w:val="22"/>
            <w:szCs w:val="22"/>
          </w:rPr>
          <w:t>Non-borrower Address Line 3</w:t>
        </w:r>
      </w:ins>
    </w:p>
    <w:p w14:paraId="720D29A4" w14:textId="77777777" w:rsidR="00A93FB4" w:rsidRPr="00DC0601" w:rsidRDefault="00A93FB4" w:rsidP="00A93FB4">
      <w:pPr>
        <w:jc w:val="both"/>
        <w:rPr>
          <w:ins w:id="68" w:author="Andrew Hans" w:date="2025-12-19T15:49:00Z" w16du:dateUtc="2025-12-19T21:49:00Z"/>
          <w:rFonts w:ascii="Calibri" w:eastAsia="Calibri" w:hAnsi="Calibri" w:cs="Calibri"/>
          <w:sz w:val="22"/>
          <w:szCs w:val="22"/>
        </w:rPr>
      </w:pPr>
      <w:ins w:id="69" w:author="Andrew Hans" w:date="2025-12-19T15:49:00Z" w16du:dateUtc="2025-12-19T21:49:00Z">
        <w:r w:rsidRPr="00DC0601">
          <w:rPr>
            <w:rFonts w:ascii="Calibri" w:eastAsia="Calibri" w:hAnsi="Calibri" w:cs="Calibri"/>
            <w:sz w:val="22"/>
            <w:szCs w:val="22"/>
          </w:rPr>
          <w:t>Non-borrower Street</w:t>
        </w:r>
      </w:ins>
    </w:p>
    <w:p w14:paraId="7E0372C8" w14:textId="77777777" w:rsidR="00A93FB4" w:rsidRPr="00DC0601" w:rsidRDefault="00A93FB4" w:rsidP="00A93FB4">
      <w:pPr>
        <w:jc w:val="both"/>
        <w:rPr>
          <w:ins w:id="70" w:author="Andrew Hans" w:date="2025-12-19T15:49:00Z" w16du:dateUtc="2025-12-19T21:49:00Z"/>
          <w:rFonts w:ascii="Calibri" w:eastAsia="Calibri" w:hAnsi="Calibri" w:cs="Calibri"/>
          <w:sz w:val="22"/>
          <w:szCs w:val="22"/>
        </w:rPr>
      </w:pPr>
      <w:ins w:id="71" w:author="Andrew Hans" w:date="2025-12-19T15:49:00Z" w16du:dateUtc="2025-12-19T21:49:00Z">
        <w:r w:rsidRPr="00DC0601">
          <w:rPr>
            <w:rFonts w:ascii="Calibri" w:eastAsia="Calibri" w:hAnsi="Calibri" w:cs="Calibri"/>
            <w:sz w:val="22"/>
            <w:szCs w:val="22"/>
          </w:rPr>
          <w:t>Non-borrower City, Non-borrower State, Non-borrower Zip Code, Non-borrower Zip Code Suffix</w:t>
        </w:r>
      </w:ins>
    </w:p>
    <w:p w14:paraId="65576CBF" w14:textId="77777777" w:rsidR="00A93FB4" w:rsidRDefault="00A93FB4" w:rsidP="00A93FB4">
      <w:pPr>
        <w:jc w:val="both"/>
        <w:rPr>
          <w:ins w:id="72" w:author="Andrew Hans" w:date="2025-12-22T15:11:00Z" w16du:dateUtc="2025-12-22T21:11:00Z"/>
          <w:rFonts w:ascii="Calibri" w:eastAsia="Calibri" w:hAnsi="Calibri" w:cs="Calibri"/>
          <w:sz w:val="22"/>
          <w:szCs w:val="22"/>
        </w:rPr>
      </w:pPr>
      <w:ins w:id="73" w:author="Andrew Hans" w:date="2025-12-19T15:49:00Z" w16du:dateUtc="2025-12-19T21:49:00Z">
        <w:r w:rsidRPr="00DC0601">
          <w:rPr>
            <w:rFonts w:ascii="Calibri" w:eastAsia="Calibri" w:hAnsi="Calibri" w:cs="Calibri"/>
            <w:sz w:val="22"/>
            <w:szCs w:val="22"/>
          </w:rPr>
          <w:t>Non-borrower Foreign Address Indicator</w:t>
        </w:r>
      </w:ins>
    </w:p>
    <w:p w14:paraId="451D1413" w14:textId="77777777" w:rsidR="00CE5BA0" w:rsidRDefault="00CE5BA0" w:rsidP="00CE5BA0">
      <w:pPr>
        <w:jc w:val="both"/>
        <w:rPr>
          <w:ins w:id="74" w:author="Andrew Hans" w:date="2025-12-22T15:11:00Z" w16du:dateUtc="2025-12-22T21:11:00Z"/>
          <w:rFonts w:ascii="Calibri" w:eastAsia="Calibri" w:hAnsi="Calibri" w:cs="Calibri"/>
          <w:color w:val="EE0000"/>
          <w:sz w:val="22"/>
          <w:szCs w:val="22"/>
          <w:highlight w:val="yellow"/>
        </w:rPr>
      </w:pPr>
    </w:p>
    <w:p w14:paraId="5F0A5154" w14:textId="179EE0A7" w:rsidR="00CE5BA0" w:rsidRPr="00CE5BA0" w:rsidRDefault="00CE5BA0" w:rsidP="00CE5BA0">
      <w:pPr>
        <w:jc w:val="both"/>
        <w:rPr>
          <w:ins w:id="75" w:author="Andrew Hans" w:date="2025-12-22T15:11:00Z"/>
          <w:rFonts w:ascii="Calibri" w:eastAsia="Calibri" w:hAnsi="Calibri" w:cs="Calibri"/>
          <w:color w:val="EE0000"/>
          <w:sz w:val="22"/>
          <w:szCs w:val="22"/>
          <w:rPrChange w:id="76" w:author="Andrew Hans" w:date="2025-12-22T15:11:00Z" w16du:dateUtc="2025-12-22T21:11:00Z">
            <w:rPr>
              <w:ins w:id="77" w:author="Andrew Hans" w:date="2025-12-22T15:11:00Z"/>
              <w:rFonts w:ascii="Calibri" w:eastAsia="Calibri" w:hAnsi="Calibri" w:cs="Calibri"/>
              <w:sz w:val="22"/>
              <w:szCs w:val="22"/>
            </w:rPr>
          </w:rPrChange>
        </w:rPr>
      </w:pPr>
      <w:ins w:id="78" w:author="Andrew Hans" w:date="2025-12-22T15:11:00Z">
        <w:r w:rsidRPr="00CE5BA0">
          <w:rPr>
            <w:rFonts w:ascii="Calibri" w:eastAsia="Calibri" w:hAnsi="Calibri" w:cs="Calibri"/>
            <w:color w:val="EE0000"/>
            <w:sz w:val="22"/>
            <w:szCs w:val="22"/>
            <w:highlight w:val="yellow"/>
            <w:rPrChange w:id="79" w:author="Andrew Hans" w:date="2025-12-22T15:11:00Z" w16du:dateUtc="2025-12-22T21:11:00Z">
              <w:rPr>
                <w:rFonts w:ascii="Calibri" w:eastAsia="Calibri" w:hAnsi="Calibri" w:cs="Calibri"/>
                <w:sz w:val="22"/>
                <w:szCs w:val="22"/>
              </w:rPr>
            </w:rPrChange>
          </w:rPr>
          <w:t>(see “Non-Obligors” on Letter Library Business Rules for Additional Addresses in BKFS)</w:t>
        </w:r>
      </w:ins>
    </w:p>
    <w:p w14:paraId="29DEEE71" w14:textId="77777777" w:rsidR="00CE5BA0" w:rsidRPr="00CE5BA0" w:rsidRDefault="00CE5BA0" w:rsidP="00CE5BA0">
      <w:pPr>
        <w:jc w:val="both"/>
        <w:rPr>
          <w:ins w:id="80" w:author="Andrew Hans" w:date="2025-12-22T15:11:00Z"/>
          <w:rFonts w:ascii="Calibri" w:eastAsia="Calibri" w:hAnsi="Calibri" w:cs="Calibri"/>
          <w:sz w:val="22"/>
          <w:szCs w:val="22"/>
        </w:rPr>
      </w:pPr>
      <w:ins w:id="81" w:author="Andrew Hans" w:date="2025-12-22T15:11:00Z">
        <w:r w:rsidRPr="00CE5BA0">
          <w:rPr>
            <w:rFonts w:ascii="Calibri" w:eastAsia="Calibri" w:hAnsi="Calibri" w:cs="Calibri"/>
            <w:sz w:val="22"/>
            <w:szCs w:val="22"/>
          </w:rPr>
          <w:t>Non-obligor Name</w:t>
        </w:r>
      </w:ins>
    </w:p>
    <w:p w14:paraId="686E203E" w14:textId="77777777" w:rsidR="00CE5BA0" w:rsidRPr="00CE5BA0" w:rsidRDefault="00CE5BA0" w:rsidP="00CE5BA0">
      <w:pPr>
        <w:jc w:val="both"/>
        <w:rPr>
          <w:ins w:id="82" w:author="Andrew Hans" w:date="2025-12-22T15:11:00Z"/>
          <w:rFonts w:ascii="Calibri" w:eastAsia="Calibri" w:hAnsi="Calibri" w:cs="Calibri"/>
          <w:sz w:val="22"/>
          <w:szCs w:val="22"/>
        </w:rPr>
      </w:pPr>
      <w:ins w:id="83" w:author="Andrew Hans" w:date="2025-12-22T15:11:00Z">
        <w:r w:rsidRPr="00CE5BA0">
          <w:rPr>
            <w:rFonts w:ascii="Calibri" w:eastAsia="Calibri" w:hAnsi="Calibri" w:cs="Calibri"/>
            <w:sz w:val="22"/>
            <w:szCs w:val="22"/>
          </w:rPr>
          <w:t>Non-obligor Address 1</w:t>
        </w:r>
      </w:ins>
    </w:p>
    <w:p w14:paraId="63D7D764" w14:textId="77777777" w:rsidR="00CE5BA0" w:rsidRPr="00CE5BA0" w:rsidRDefault="00CE5BA0" w:rsidP="00CE5BA0">
      <w:pPr>
        <w:jc w:val="both"/>
        <w:rPr>
          <w:ins w:id="84" w:author="Andrew Hans" w:date="2025-12-22T15:11:00Z"/>
          <w:rFonts w:ascii="Calibri" w:eastAsia="Calibri" w:hAnsi="Calibri" w:cs="Calibri"/>
          <w:sz w:val="22"/>
          <w:szCs w:val="22"/>
        </w:rPr>
      </w:pPr>
      <w:ins w:id="85" w:author="Andrew Hans" w:date="2025-12-22T15:11:00Z">
        <w:r w:rsidRPr="00CE5BA0">
          <w:rPr>
            <w:rFonts w:ascii="Calibri" w:eastAsia="Calibri" w:hAnsi="Calibri" w:cs="Calibri"/>
            <w:sz w:val="22"/>
            <w:szCs w:val="22"/>
          </w:rPr>
          <w:t>Non-obligor Address 2</w:t>
        </w:r>
      </w:ins>
    </w:p>
    <w:p w14:paraId="6A6F149B" w14:textId="77777777" w:rsidR="00CE5BA0" w:rsidRPr="00CE5BA0" w:rsidRDefault="00CE5BA0" w:rsidP="00CE5BA0">
      <w:pPr>
        <w:jc w:val="both"/>
        <w:rPr>
          <w:ins w:id="86" w:author="Andrew Hans" w:date="2025-12-22T15:11:00Z"/>
          <w:rFonts w:ascii="Calibri" w:eastAsia="Calibri" w:hAnsi="Calibri" w:cs="Calibri"/>
          <w:sz w:val="22"/>
          <w:szCs w:val="22"/>
        </w:rPr>
      </w:pPr>
      <w:ins w:id="87" w:author="Andrew Hans" w:date="2025-12-22T15:11:00Z">
        <w:r w:rsidRPr="00CE5BA0">
          <w:rPr>
            <w:rFonts w:ascii="Calibri" w:eastAsia="Calibri" w:hAnsi="Calibri" w:cs="Calibri"/>
            <w:sz w:val="22"/>
            <w:szCs w:val="22"/>
          </w:rPr>
          <w:t>Non-obligor Street</w:t>
        </w:r>
      </w:ins>
    </w:p>
    <w:p w14:paraId="4276731F" w14:textId="77777777" w:rsidR="00CE5BA0" w:rsidRPr="00CE5BA0" w:rsidRDefault="00CE5BA0" w:rsidP="00CE5BA0">
      <w:pPr>
        <w:jc w:val="both"/>
        <w:rPr>
          <w:ins w:id="88" w:author="Andrew Hans" w:date="2025-12-22T15:11:00Z"/>
          <w:rFonts w:ascii="Calibri" w:eastAsia="Calibri" w:hAnsi="Calibri" w:cs="Calibri"/>
          <w:sz w:val="22"/>
          <w:szCs w:val="22"/>
        </w:rPr>
      </w:pPr>
      <w:ins w:id="89" w:author="Andrew Hans" w:date="2025-12-22T15:11:00Z">
        <w:r w:rsidRPr="00CE5BA0">
          <w:rPr>
            <w:rFonts w:ascii="Calibri" w:eastAsia="Calibri" w:hAnsi="Calibri" w:cs="Calibri"/>
            <w:sz w:val="22"/>
            <w:szCs w:val="22"/>
          </w:rPr>
          <w:t>Non-obligor City, Non-obligor State, Non-obligor Zip Code, Non-obligor Zip Code Suffix</w:t>
        </w:r>
      </w:ins>
    </w:p>
    <w:p w14:paraId="380BCF37" w14:textId="77777777" w:rsidR="00CE5BA0" w:rsidRPr="00DC0601" w:rsidRDefault="00CE5BA0" w:rsidP="00A93FB4">
      <w:pPr>
        <w:jc w:val="both"/>
        <w:rPr>
          <w:ins w:id="90" w:author="Andrew Hans" w:date="2025-12-19T15:49:00Z" w16du:dateUtc="2025-12-19T21:49:00Z"/>
          <w:rFonts w:ascii="Calibri" w:eastAsia="Calibri" w:hAnsi="Calibri" w:cs="Calibri"/>
          <w:sz w:val="22"/>
          <w:szCs w:val="22"/>
        </w:rPr>
      </w:pPr>
    </w:p>
    <w:p w14:paraId="65F3D298" w14:textId="77777777" w:rsidR="00A93FB4" w:rsidRPr="00DC0601" w:rsidRDefault="00A93FB4" w:rsidP="00A93FB4">
      <w:pPr>
        <w:jc w:val="both"/>
        <w:rPr>
          <w:ins w:id="91" w:author="Andrew Hans" w:date="2025-12-19T15:49:00Z" w16du:dateUtc="2025-12-19T21:49:00Z"/>
          <w:rFonts w:ascii="Calibri" w:eastAsia="Calibri" w:hAnsi="Calibri" w:cs="Calibri"/>
          <w:sz w:val="22"/>
          <w:szCs w:val="22"/>
        </w:rPr>
      </w:pPr>
    </w:p>
    <w:p w14:paraId="55E3110C" w14:textId="4A2A0DD2" w:rsidR="00A93FB4" w:rsidRDefault="006F1F0B" w:rsidP="00774AB9">
      <w:pPr>
        <w:widowControl w:val="0"/>
        <w:ind w:right="540"/>
        <w:jc w:val="center"/>
        <w:rPr>
          <w:ins w:id="92" w:author="Andrew Hans" w:date="2025-12-22T15:08:00Z" w16du:dateUtc="2025-12-22T21:08:00Z"/>
          <w:rFonts w:ascii="Calibri" w:eastAsia="Calibri" w:hAnsi="Calibri" w:cs="Calibri"/>
          <w:b/>
          <w:bCs/>
          <w:sz w:val="28"/>
          <w:szCs w:val="28"/>
        </w:rPr>
      </w:pPr>
      <w:commentRangeStart w:id="93"/>
      <w:ins w:id="94" w:author="Joy Fulmer" w:date="2025-12-31T15:02:00Z" w16du:dateUtc="2025-12-31T21:02:00Z">
        <w:r>
          <w:rPr>
            <w:rFonts w:ascii="Calibri" w:eastAsia="Calibri" w:hAnsi="Calibri" w:cs="Calibri"/>
            <w:b/>
            <w:bCs/>
            <w:sz w:val="28"/>
            <w:szCs w:val="28"/>
          </w:rPr>
          <w:t xml:space="preserve"> </w:t>
        </w:r>
      </w:ins>
      <w:commentRangeStart w:id="95"/>
      <w:commentRangeStart w:id="96"/>
      <w:commentRangeStart w:id="97"/>
      <w:ins w:id="98" w:author="Andrew Hans" w:date="2025-12-22T11:38:00Z">
        <w:del w:id="99" w:author="Joy Fulmer" w:date="2025-12-31T15:02:00Z" w16du:dateUtc="2025-12-31T21:02:00Z">
          <w:r w:rsidR="00AB38E4" w:rsidRPr="00774AB9" w:rsidDel="006F1F0B">
            <w:rPr>
              <w:rFonts w:ascii="Calibri" w:eastAsia="Calibri" w:hAnsi="Calibri" w:cs="Calibri"/>
              <w:b/>
              <w:bCs/>
              <w:sz w:val="28"/>
              <w:szCs w:val="28"/>
              <w:rPrChange w:id="100" w:author="Andrew Hans" w:date="2025-12-22T15:00:00Z" w16du:dateUtc="2025-12-22T21:00:00Z">
                <w:rPr>
                  <w:rFonts w:ascii="Calibri" w:eastAsia="Calibri" w:hAnsi="Calibri" w:cs="Calibri"/>
                  <w:b/>
                  <w:bCs/>
                  <w:sz w:val="22"/>
                  <w:szCs w:val="22"/>
                </w:rPr>
              </w:rPrChange>
            </w:rPr>
            <w:delText>Urgent Notice Regarding Your Past Due Account</w:delText>
          </w:r>
        </w:del>
      </w:ins>
      <w:commentRangeEnd w:id="95"/>
      <w:commentRangeEnd w:id="96"/>
      <w:del w:id="101" w:author="Joy Fulmer" w:date="2025-12-31T15:02:00Z" w16du:dateUtc="2025-12-31T21:02:00Z">
        <w:r w:rsidDel="006F1F0B">
          <w:rPr>
            <w:rStyle w:val="CommentReference"/>
          </w:rPr>
          <w:commentReference w:id="95"/>
        </w:r>
      </w:del>
      <w:r w:rsidR="00E573DC">
        <w:rPr>
          <w:rStyle w:val="CommentReference"/>
          <w:rFonts w:ascii="Calibri" w:eastAsia="Calibri" w:hAnsi="Calibri" w:cs="Calibri"/>
          <w:b/>
          <w:bCs/>
          <w:sz w:val="28"/>
          <w:szCs w:val="28"/>
        </w:rPr>
        <w:commentReference w:id="96"/>
      </w:r>
      <w:commentRangeEnd w:id="97"/>
      <w:r w:rsidR="00817E55">
        <w:rPr>
          <w:rStyle w:val="CommentReference"/>
        </w:rPr>
        <w:commentReference w:id="97"/>
      </w:r>
      <w:commentRangeEnd w:id="93"/>
      <w:r>
        <w:rPr>
          <w:rStyle w:val="CommentReference"/>
        </w:rPr>
        <w:commentReference w:id="93"/>
      </w:r>
    </w:p>
    <w:p w14:paraId="7D5EE262" w14:textId="77777777" w:rsidR="00CE5BA0" w:rsidRPr="00774AB9" w:rsidRDefault="00CE5BA0">
      <w:pPr>
        <w:widowControl w:val="0"/>
        <w:ind w:right="540"/>
        <w:jc w:val="center"/>
        <w:rPr>
          <w:ins w:id="102" w:author="Andrew Hans" w:date="2025-12-19T15:49:00Z" w16du:dateUtc="2025-12-19T21:49:00Z"/>
          <w:rFonts w:ascii="Calibri" w:eastAsia="Calibri" w:hAnsi="Calibri" w:cs="Calibri"/>
          <w:sz w:val="28"/>
          <w:szCs w:val="28"/>
          <w:rPrChange w:id="103" w:author="Andrew Hans" w:date="2025-12-22T15:00:00Z" w16du:dateUtc="2025-12-22T21:00:00Z">
            <w:rPr>
              <w:ins w:id="104" w:author="Andrew Hans" w:date="2025-12-19T15:49:00Z" w16du:dateUtc="2025-12-19T21:49:00Z"/>
              <w:rFonts w:ascii="Calibri" w:eastAsia="Calibri" w:hAnsi="Calibri" w:cs="Calibri"/>
              <w:sz w:val="22"/>
              <w:szCs w:val="22"/>
            </w:rPr>
          </w:rPrChange>
        </w:rPr>
        <w:pPrChange w:id="105" w:author="Andrew Hans" w:date="2025-12-22T15:00:00Z" w16du:dateUtc="2025-12-22T21:00:00Z">
          <w:pPr>
            <w:widowControl w:val="0"/>
            <w:ind w:right="-240"/>
            <w:jc w:val="both"/>
          </w:pPr>
        </w:pPrChange>
      </w:pPr>
    </w:p>
    <w:p w14:paraId="0311CE8F" w14:textId="613EC8B6" w:rsidR="00A93FB4" w:rsidRPr="00DC0601" w:rsidRDefault="00A93FB4" w:rsidP="00A93FB4">
      <w:pPr>
        <w:widowControl w:val="0"/>
        <w:ind w:right="-240"/>
        <w:jc w:val="both"/>
        <w:rPr>
          <w:ins w:id="106" w:author="Andrew Hans" w:date="2025-12-19T15:49:00Z" w16du:dateUtc="2025-12-19T21:49:00Z"/>
          <w:rFonts w:ascii="Calibri" w:eastAsia="Calibri" w:hAnsi="Calibri" w:cs="Calibri"/>
          <w:sz w:val="22"/>
          <w:szCs w:val="22"/>
        </w:rPr>
      </w:pPr>
      <w:ins w:id="107" w:author="Andrew Hans" w:date="2025-12-19T15:49:00Z" w16du:dateUtc="2025-12-19T21:49:00Z">
        <w:r w:rsidRPr="00DC0601">
          <w:rPr>
            <w:rFonts w:ascii="Calibri" w:eastAsia="Calibri" w:hAnsi="Calibri" w:cs="Calibri"/>
            <w:sz w:val="22"/>
            <w:szCs w:val="22"/>
          </w:rPr>
          <w:t>RE: Loan Number:</w:t>
        </w:r>
      </w:ins>
      <w:ins w:id="108" w:author="Andrew Hans" w:date="2025-12-19T15:52:00Z" w16du:dateUtc="2025-12-19T21:52:00Z">
        <w:r w:rsidRPr="00DC0601">
          <w:rPr>
            <w:rFonts w:ascii="Calibri" w:eastAsia="Calibri" w:hAnsi="Calibri" w:cs="Calibri"/>
            <w:sz w:val="22"/>
            <w:szCs w:val="22"/>
            <w:rPrChange w:id="109" w:author="Andrew Hans" w:date="2025-12-19T15:58:00Z" w16du:dateUtc="2025-12-19T21:58:00Z">
              <w:rPr>
                <w:rFonts w:eastAsia="Calibri"/>
                <w:sz w:val="22"/>
                <w:szCs w:val="22"/>
              </w:rPr>
            </w:rPrChange>
          </w:rPr>
          <w:tab/>
        </w:r>
      </w:ins>
      <w:ins w:id="110" w:author="Andrew Hans" w:date="2025-12-19T15:49:00Z" w16du:dateUtc="2025-12-19T21:49:00Z">
        <w:r w:rsidRPr="00DC0601">
          <w:rPr>
            <w:rFonts w:ascii="Calibri" w:eastAsia="Calibri" w:hAnsi="Calibri" w:cs="Calibri"/>
            <w:b/>
            <w:color w:val="FF0000"/>
            <w:sz w:val="22"/>
            <w:szCs w:val="22"/>
          </w:rPr>
          <w:t xml:space="preserve">{[M594]} </w:t>
        </w:r>
        <w:r w:rsidRPr="00DC0601">
          <w:rPr>
            <w:rFonts w:ascii="Calibri" w:eastAsia="Calibri" w:hAnsi="Calibri" w:cs="Calibri"/>
            <w:color w:val="FF0000"/>
            <w:sz w:val="22"/>
            <w:szCs w:val="22"/>
          </w:rPr>
          <w:t>(Loan Number – No Dash)</w:t>
        </w:r>
      </w:ins>
    </w:p>
    <w:p w14:paraId="5D2DE537" w14:textId="2AE4EB48" w:rsidR="00A93FB4" w:rsidRPr="00DC0601" w:rsidRDefault="00A93FB4" w:rsidP="00A93FB4">
      <w:pPr>
        <w:widowControl w:val="0"/>
        <w:ind w:right="-240"/>
        <w:jc w:val="both"/>
        <w:rPr>
          <w:ins w:id="111" w:author="Andrew Hans" w:date="2025-12-19T15:49:00Z" w16du:dateUtc="2025-12-19T21:49:00Z"/>
          <w:rFonts w:ascii="Calibri" w:eastAsia="Calibri" w:hAnsi="Calibri" w:cs="Calibri"/>
          <w:sz w:val="22"/>
          <w:szCs w:val="22"/>
        </w:rPr>
      </w:pPr>
      <w:ins w:id="112" w:author="Andrew Hans" w:date="2025-12-19T15:49:00Z" w16du:dateUtc="2025-12-19T21:49:00Z">
        <w:r w:rsidRPr="00DC0601">
          <w:rPr>
            <w:rFonts w:ascii="Calibri" w:eastAsia="Calibri" w:hAnsi="Calibri" w:cs="Calibri"/>
            <w:sz w:val="22"/>
            <w:szCs w:val="22"/>
          </w:rPr>
          <w:t xml:space="preserve">       Property Address:</w:t>
        </w:r>
      </w:ins>
      <w:ins w:id="113" w:author="Andrew Hans" w:date="2025-12-19T15:52:00Z" w16du:dateUtc="2025-12-19T21:52:00Z">
        <w:r w:rsidRPr="00DC0601">
          <w:rPr>
            <w:rFonts w:ascii="Calibri" w:eastAsia="Calibri" w:hAnsi="Calibri" w:cs="Calibri"/>
            <w:sz w:val="22"/>
            <w:szCs w:val="22"/>
            <w:rPrChange w:id="114" w:author="Andrew Hans" w:date="2025-12-19T15:58:00Z" w16du:dateUtc="2025-12-19T21:58:00Z">
              <w:rPr>
                <w:rFonts w:eastAsia="Calibri"/>
                <w:sz w:val="22"/>
                <w:szCs w:val="22"/>
              </w:rPr>
            </w:rPrChange>
          </w:rPr>
          <w:tab/>
        </w:r>
      </w:ins>
      <w:ins w:id="115" w:author="Andrew Hans" w:date="2025-12-19T15:49:00Z" w16du:dateUtc="2025-12-19T21:49:00Z">
        <w:r w:rsidRPr="00DC0601">
          <w:rPr>
            <w:rFonts w:ascii="Calibri" w:eastAsia="Calibri" w:hAnsi="Calibri" w:cs="Calibri"/>
            <w:b/>
            <w:color w:val="FF0000"/>
            <w:sz w:val="22"/>
            <w:szCs w:val="22"/>
          </w:rPr>
          <w:t>{[</w:t>
        </w:r>
        <w:proofErr w:type="gramStart"/>
        <w:r w:rsidRPr="00DC0601">
          <w:rPr>
            <w:rFonts w:ascii="Calibri" w:eastAsia="Calibri" w:hAnsi="Calibri" w:cs="Calibri"/>
            <w:b/>
            <w:color w:val="FF0000"/>
            <w:sz w:val="22"/>
            <w:szCs w:val="22"/>
          </w:rPr>
          <w:t>M567]}</w:t>
        </w:r>
        <w:proofErr w:type="gramEnd"/>
        <w:r w:rsidRPr="00DC0601">
          <w:rPr>
            <w:rFonts w:ascii="Calibri" w:eastAsia="Calibri" w:hAnsi="Calibri" w:cs="Calibri"/>
            <w:color w:val="FF0000"/>
            <w:sz w:val="22"/>
            <w:szCs w:val="22"/>
          </w:rPr>
          <w:t xml:space="preserve"> (Property Line 1/Street Address)</w:t>
        </w:r>
      </w:ins>
    </w:p>
    <w:p w14:paraId="44BF61B3" w14:textId="73652B64" w:rsidR="00A93FB4" w:rsidRPr="00DC0601" w:rsidRDefault="00A93FB4" w:rsidP="00A93FB4">
      <w:pPr>
        <w:widowControl w:val="0"/>
        <w:ind w:left="900" w:right="-60"/>
        <w:rPr>
          <w:ins w:id="116" w:author="Andrew Hans" w:date="2025-12-19T15:49:00Z" w16du:dateUtc="2025-12-19T21:49:00Z"/>
          <w:rFonts w:ascii="Calibri" w:eastAsia="Calibri" w:hAnsi="Calibri" w:cs="Calibri"/>
          <w:sz w:val="22"/>
          <w:szCs w:val="22"/>
        </w:rPr>
      </w:pPr>
      <w:ins w:id="117" w:author="Andrew Hans" w:date="2025-12-19T15:49:00Z" w16du:dateUtc="2025-12-19T21:49:00Z">
        <w:r w:rsidRPr="00DC0601">
          <w:rPr>
            <w:rFonts w:ascii="Calibri" w:eastAsia="Calibri" w:hAnsi="Calibri" w:cs="Calibri"/>
            <w:b/>
            <w:sz w:val="22"/>
            <w:szCs w:val="22"/>
          </w:rPr>
          <w:lastRenderedPageBreak/>
          <w:t>                     </w:t>
        </w:r>
      </w:ins>
      <w:ins w:id="118" w:author="Andrew Hans" w:date="2025-12-19T15:52:00Z" w16du:dateUtc="2025-12-19T21:52:00Z">
        <w:r w:rsidRPr="00DC0601">
          <w:rPr>
            <w:rFonts w:ascii="Calibri" w:eastAsia="Calibri" w:hAnsi="Calibri" w:cs="Calibri"/>
            <w:b/>
            <w:sz w:val="22"/>
            <w:szCs w:val="22"/>
            <w:rPrChange w:id="119" w:author="Andrew Hans" w:date="2025-12-19T15:58:00Z" w16du:dateUtc="2025-12-19T21:58:00Z">
              <w:rPr>
                <w:rFonts w:eastAsia="Calibri"/>
                <w:b/>
                <w:sz w:val="22"/>
                <w:szCs w:val="22"/>
              </w:rPr>
            </w:rPrChange>
          </w:rPr>
          <w:tab/>
        </w:r>
      </w:ins>
      <w:ins w:id="120" w:author="Andrew Hans" w:date="2025-12-19T15:49:00Z" w16du:dateUtc="2025-12-19T21:49:00Z">
        <w:r w:rsidRPr="00DC0601">
          <w:rPr>
            <w:rFonts w:ascii="Calibri" w:eastAsia="Calibri" w:hAnsi="Calibri" w:cs="Calibri"/>
            <w:b/>
            <w:sz w:val="22"/>
            <w:szCs w:val="22"/>
          </w:rPr>
          <w:t xml:space="preserve">{[M583]} </w:t>
        </w:r>
        <w:r w:rsidRPr="00DC0601">
          <w:rPr>
            <w:rFonts w:ascii="Calibri" w:eastAsia="Calibri" w:hAnsi="Calibri" w:cs="Calibri"/>
            <w:sz w:val="22"/>
            <w:szCs w:val="22"/>
          </w:rPr>
          <w:t>(New Property Unit Number)</w:t>
        </w:r>
      </w:ins>
    </w:p>
    <w:p w14:paraId="7D13DE06" w14:textId="50E52B76" w:rsidR="00A93FB4" w:rsidRPr="00DC0601" w:rsidRDefault="00A93FB4" w:rsidP="00A93FB4">
      <w:pPr>
        <w:widowControl w:val="0"/>
        <w:ind w:left="1440" w:firstLine="720"/>
        <w:jc w:val="both"/>
        <w:rPr>
          <w:ins w:id="121" w:author="Andrew Hans" w:date="2025-12-19T15:49:00Z" w16du:dateUtc="2025-12-19T21:49:00Z"/>
          <w:rFonts w:ascii="Calibri" w:eastAsia="Calibri" w:hAnsi="Calibri" w:cs="Calibri"/>
          <w:color w:val="FF0000"/>
          <w:sz w:val="22"/>
          <w:szCs w:val="22"/>
        </w:rPr>
      </w:pPr>
      <w:ins w:id="122" w:author="Andrew Hans" w:date="2025-12-19T15:49:00Z" w16du:dateUtc="2025-12-19T21:49:00Z">
        <w:r w:rsidRPr="00DC0601">
          <w:rPr>
            <w:rFonts w:ascii="Calibri" w:eastAsia="Calibri" w:hAnsi="Calibri" w:cs="Calibri"/>
            <w:b/>
            <w:color w:val="FF0000"/>
            <w:sz w:val="22"/>
            <w:szCs w:val="22"/>
          </w:rPr>
          <w:t>{[M568]}</w:t>
        </w:r>
        <w:r w:rsidRPr="00DC0601">
          <w:rPr>
            <w:rFonts w:ascii="Calibri" w:eastAsia="Calibri" w:hAnsi="Calibri" w:cs="Calibri"/>
            <w:color w:val="FF0000"/>
            <w:sz w:val="22"/>
            <w:szCs w:val="22"/>
          </w:rPr>
          <w:t xml:space="preserve"> (New Property Line 2/City State and Zip Code)</w:t>
        </w:r>
      </w:ins>
    </w:p>
    <w:p w14:paraId="7E398FC0" w14:textId="77777777" w:rsidR="00A93FB4" w:rsidRPr="00DC0601" w:rsidRDefault="00A93FB4" w:rsidP="00A93FB4">
      <w:pPr>
        <w:jc w:val="both"/>
        <w:rPr>
          <w:ins w:id="123" w:author="Andrew Hans" w:date="2025-12-19T15:49:00Z" w16du:dateUtc="2025-12-19T21:49:00Z"/>
          <w:rFonts w:ascii="Calibri" w:hAnsi="Calibri" w:cs="Calibri"/>
          <w:sz w:val="22"/>
          <w:szCs w:val="22"/>
          <w:u w:val="single"/>
        </w:rPr>
      </w:pPr>
    </w:p>
    <w:p w14:paraId="014CB775" w14:textId="77777777" w:rsidR="00A93FB4" w:rsidRPr="00DC0601" w:rsidRDefault="00A93FB4" w:rsidP="00A93FB4">
      <w:pPr>
        <w:jc w:val="both"/>
        <w:rPr>
          <w:ins w:id="124" w:author="Andrew Hans" w:date="2025-12-19T15:49:00Z" w16du:dateUtc="2025-12-19T21:49:00Z"/>
          <w:rFonts w:ascii="Calibri" w:eastAsia="Calibri" w:hAnsi="Calibri" w:cs="Calibri"/>
          <w:sz w:val="22"/>
          <w:szCs w:val="22"/>
        </w:rPr>
      </w:pPr>
      <w:proofErr w:type="gramStart"/>
      <w:ins w:id="12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color w:val="FF0000"/>
            <w:sz w:val="22"/>
            <w:szCs w:val="22"/>
          </w:rPr>
          <w:t>{[M558]}</w:t>
        </w:r>
        <w:r w:rsidRPr="00DC0601">
          <w:rPr>
            <w:rFonts w:ascii="Calibri" w:eastAsia="Calibri" w:hAnsi="Calibri" w:cs="Calibri"/>
            <w:color w:val="FF0000"/>
            <w:sz w:val="22"/>
            <w:szCs w:val="22"/>
          </w:rPr>
          <w:t xml:space="preserve"> (Mortgagor Name)</w:t>
        </w:r>
        <w:r w:rsidRPr="00DC0601">
          <w:rPr>
            <w:rFonts w:ascii="Calibri" w:eastAsia="Calibri" w:hAnsi="Calibri" w:cs="Calibri"/>
            <w:sz w:val="22"/>
            <w:szCs w:val="22"/>
          </w:rPr>
          <w:t xml:space="preserve"> and </w:t>
        </w:r>
        <w:r w:rsidRPr="00DC0601">
          <w:rPr>
            <w:rFonts w:ascii="Calibri" w:eastAsia="Calibri" w:hAnsi="Calibri" w:cs="Calibri"/>
            <w:b/>
            <w:bCs/>
            <w:sz w:val="22"/>
            <w:szCs w:val="22"/>
          </w:rPr>
          <w:t>{[M559]}</w:t>
        </w:r>
        <w:r w:rsidRPr="00DC0601">
          <w:rPr>
            <w:rFonts w:ascii="Calibri" w:eastAsia="Calibri" w:hAnsi="Calibri" w:cs="Calibri"/>
            <w:sz w:val="22"/>
            <w:szCs w:val="22"/>
          </w:rPr>
          <w:t xml:space="preserve"> (Second</w:t>
        </w:r>
        <w:proofErr w:type="gramEnd"/>
        <w:r w:rsidRPr="00DC0601">
          <w:rPr>
            <w:rFonts w:ascii="Calibri" w:eastAsia="Calibri" w:hAnsi="Calibri" w:cs="Calibri"/>
            <w:sz w:val="22"/>
            <w:szCs w:val="22"/>
          </w:rPr>
          <w:t xml:space="preserve"> </w:t>
        </w:r>
        <w:proofErr w:type="gramStart"/>
        <w:r w:rsidRPr="00DC0601">
          <w:rPr>
            <w:rFonts w:ascii="Calibri" w:eastAsia="Calibri" w:hAnsi="Calibri" w:cs="Calibri"/>
            <w:sz w:val="22"/>
            <w:szCs w:val="22"/>
          </w:rPr>
          <w:t>Mortgagor),</w:t>
        </w:r>
        <w:proofErr w:type="gramEnd"/>
      </w:ins>
    </w:p>
    <w:p w14:paraId="7726BCF9" w14:textId="77777777" w:rsidR="00A93FB4" w:rsidRPr="00DC0601" w:rsidRDefault="00A93FB4" w:rsidP="00A93FB4">
      <w:pPr>
        <w:jc w:val="both"/>
        <w:rPr>
          <w:ins w:id="126" w:author="Andrew Hans" w:date="2025-12-19T15:49:00Z" w16du:dateUtc="2025-12-19T21:49:00Z"/>
          <w:rFonts w:ascii="Calibri" w:eastAsia="Calibri" w:hAnsi="Calibri" w:cs="Calibri"/>
          <w:sz w:val="22"/>
          <w:szCs w:val="22"/>
        </w:rPr>
      </w:pPr>
    </w:p>
    <w:p w14:paraId="242C8283" w14:textId="77777777" w:rsidR="00A93FB4" w:rsidRPr="00DC0601" w:rsidRDefault="00A93FB4" w:rsidP="00A93FB4">
      <w:pPr>
        <w:jc w:val="both"/>
        <w:rPr>
          <w:ins w:id="127" w:author="Andrew Hans" w:date="2025-12-19T15:49:00Z" w16du:dateUtc="2025-12-19T21:49:00Z"/>
          <w:rFonts w:ascii="Calibri" w:eastAsia="Calibri" w:hAnsi="Calibri" w:cs="Calibri"/>
          <w:color w:val="0070C0"/>
          <w:sz w:val="22"/>
          <w:szCs w:val="22"/>
        </w:rPr>
      </w:pPr>
      <w:ins w:id="12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{[H567]}</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{[H568]}</w:t>
        </w:r>
        <w:proofErr w:type="gramEnd"/>
        <w:r w:rsidRPr="00DC0601">
          <w:rPr>
            <w:rFonts w:ascii="Calibri" w:eastAsia="Calibri" w:hAnsi="Calibri" w:cs="Calibri"/>
            <w:color w:val="0070C0"/>
            <w:sz w:val="22"/>
            <w:szCs w:val="22"/>
          </w:rPr>
          <w:t xml:space="preserve"> present)</w:t>
        </w:r>
      </w:ins>
    </w:p>
    <w:p w14:paraId="5A97A9BD" w14:textId="77777777" w:rsidR="00A93FB4" w:rsidRPr="00DC0601" w:rsidRDefault="00A93FB4" w:rsidP="00A93FB4">
      <w:pPr>
        <w:jc w:val="both"/>
        <w:rPr>
          <w:ins w:id="129" w:author="Andrew Hans" w:date="2025-12-19T15:49:00Z" w16du:dateUtc="2025-12-19T21:49:00Z"/>
          <w:rFonts w:ascii="Calibri" w:eastAsia="Calibri" w:hAnsi="Calibri" w:cs="Calibri"/>
          <w:sz w:val="22"/>
          <w:szCs w:val="22"/>
        </w:rPr>
      </w:pPr>
      <w:proofErr w:type="gramStart"/>
      <w:ins w:id="13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{[H567]}</w:t>
        </w:r>
        <w:proofErr w:type="gramEnd"/>
        <w:r w:rsidRPr="00DC0601">
          <w:rPr>
            <w:rFonts w:ascii="Calibri" w:eastAsia="Calibri" w:hAnsi="Calibri" w:cs="Calibri"/>
            <w:sz w:val="22"/>
            <w:szCs w:val="22"/>
          </w:rPr>
          <w:t xml:space="preserve"> </w:t>
        </w:r>
        <w:proofErr w:type="gramStart"/>
        <w:r w:rsidRPr="00DC0601">
          <w:rPr>
            <w:rFonts w:ascii="Calibri" w:eastAsia="Calibri" w:hAnsi="Calibri" w:cs="Calibri"/>
            <w:sz w:val="22"/>
            <w:szCs w:val="22"/>
          </w:rPr>
          <w:t xml:space="preserve">and </w:t>
        </w:r>
        <w:r w:rsidRPr="00DC0601">
          <w:rPr>
            <w:rFonts w:ascii="Calibri" w:eastAsia="Calibri" w:hAnsi="Calibri" w:cs="Calibri"/>
            <w:b/>
            <w:bCs/>
            <w:sz w:val="22"/>
            <w:szCs w:val="22"/>
          </w:rPr>
          <w:t>{[H568]}</w:t>
        </w:r>
        <w:proofErr w:type="gramEnd"/>
        <w:r w:rsidRPr="00DC0601">
          <w:rPr>
            <w:rFonts w:ascii="Calibri" w:eastAsia="Calibri" w:hAnsi="Calibri" w:cs="Calibri"/>
            <w:sz w:val="22"/>
            <w:szCs w:val="22"/>
          </w:rPr>
          <w:t>,</w:t>
        </w:r>
      </w:ins>
    </w:p>
    <w:p w14:paraId="0757A2D0" w14:textId="77777777" w:rsidR="00A93FB4" w:rsidRPr="00DC0601" w:rsidRDefault="00A93FB4" w:rsidP="00A93FB4">
      <w:pPr>
        <w:jc w:val="both"/>
        <w:rPr>
          <w:ins w:id="131" w:author="Andrew Hans" w:date="2025-12-19T15:49:00Z" w16du:dateUtc="2025-12-19T21:49:00Z"/>
          <w:rFonts w:ascii="Calibri" w:eastAsia="Calibri" w:hAnsi="Calibri" w:cs="Calibri"/>
          <w:color w:val="0070C0"/>
          <w:sz w:val="22"/>
          <w:szCs w:val="22"/>
        </w:rPr>
      </w:pPr>
    </w:p>
    <w:p w14:paraId="480DAF4C" w14:textId="77777777" w:rsidR="00A93FB4" w:rsidRPr="00DC0601" w:rsidRDefault="00A93FB4" w:rsidP="00A93FB4">
      <w:pPr>
        <w:jc w:val="both"/>
        <w:rPr>
          <w:ins w:id="132" w:author="Andrew Hans" w:date="2025-12-19T15:49:00Z" w16du:dateUtc="2025-12-19T21:49:00Z"/>
          <w:rFonts w:ascii="Calibri" w:eastAsia="Calibri" w:hAnsi="Calibri" w:cs="Calibri"/>
          <w:color w:val="0070C0"/>
          <w:sz w:val="22"/>
          <w:szCs w:val="22"/>
        </w:rPr>
      </w:pPr>
      <w:ins w:id="13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{[H581]}</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{[H582]}</w:t>
        </w:r>
        <w:proofErr w:type="gramEnd"/>
        <w:r w:rsidRPr="00DC0601">
          <w:rPr>
            <w:rFonts w:ascii="Calibri" w:eastAsia="Calibri" w:hAnsi="Calibri" w:cs="Calibri"/>
            <w:color w:val="0070C0"/>
            <w:sz w:val="22"/>
            <w:szCs w:val="22"/>
          </w:rPr>
          <w:t xml:space="preserve"> present)</w:t>
        </w:r>
      </w:ins>
    </w:p>
    <w:p w14:paraId="500AD71E" w14:textId="77777777" w:rsidR="00A93FB4" w:rsidRPr="00DC0601" w:rsidRDefault="00A93FB4" w:rsidP="00A93FB4">
      <w:pPr>
        <w:jc w:val="both"/>
        <w:rPr>
          <w:ins w:id="134" w:author="Andrew Hans" w:date="2025-12-19T15:49:00Z" w16du:dateUtc="2025-12-19T21:49:00Z"/>
          <w:rFonts w:ascii="Calibri" w:eastAsia="Calibri" w:hAnsi="Calibri" w:cs="Calibri"/>
          <w:sz w:val="22"/>
          <w:szCs w:val="22"/>
        </w:rPr>
      </w:pPr>
      <w:ins w:id="13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{[H581]}</w:t>
        </w:r>
        <w:r w:rsidRPr="00DC0601">
          <w:rPr>
            <w:rFonts w:ascii="Calibri" w:eastAsia="Calibri" w:hAnsi="Calibri" w:cs="Calibri"/>
            <w:sz w:val="22"/>
            <w:szCs w:val="22"/>
          </w:rPr>
          <w:t xml:space="preserve"> and </w:t>
        </w:r>
        <w:r w:rsidRPr="00DC0601">
          <w:rPr>
            <w:rFonts w:ascii="Calibri" w:eastAsia="Calibri" w:hAnsi="Calibri" w:cs="Calibri"/>
            <w:b/>
            <w:bCs/>
            <w:sz w:val="22"/>
            <w:szCs w:val="22"/>
          </w:rPr>
          <w:t>{[H582]}</w:t>
        </w:r>
        <w:r w:rsidRPr="00DC0601">
          <w:rPr>
            <w:rFonts w:ascii="Calibri" w:eastAsia="Calibri" w:hAnsi="Calibri" w:cs="Calibri"/>
            <w:sz w:val="22"/>
            <w:szCs w:val="22"/>
          </w:rPr>
          <w:t xml:space="preserve">, </w:t>
        </w:r>
      </w:ins>
    </w:p>
    <w:p w14:paraId="4AEB71F0" w14:textId="77777777" w:rsidR="00A93FB4" w:rsidRPr="00DC0601" w:rsidRDefault="00A93FB4" w:rsidP="00A93FB4">
      <w:pPr>
        <w:jc w:val="both"/>
        <w:rPr>
          <w:ins w:id="136" w:author="Andrew Hans" w:date="2025-12-19T15:49:00Z" w16du:dateUtc="2025-12-19T21:49:00Z"/>
          <w:rFonts w:ascii="Calibri" w:eastAsia="Calibri" w:hAnsi="Calibri" w:cs="Calibri"/>
          <w:sz w:val="22"/>
          <w:szCs w:val="22"/>
        </w:rPr>
      </w:pPr>
    </w:p>
    <w:p w14:paraId="457EEE70" w14:textId="77777777" w:rsidR="00A93FB4" w:rsidRPr="00DC0601" w:rsidRDefault="00A93FB4" w:rsidP="00A93FB4">
      <w:pPr>
        <w:jc w:val="both"/>
        <w:rPr>
          <w:ins w:id="137" w:author="Andrew Hans" w:date="2025-12-19T15:49:00Z" w16du:dateUtc="2025-12-19T21:49:00Z"/>
          <w:rFonts w:ascii="Calibri" w:eastAsia="Calibri" w:hAnsi="Calibri" w:cs="Calibri"/>
          <w:color w:val="0070C0"/>
          <w:sz w:val="22"/>
          <w:szCs w:val="22"/>
        </w:rPr>
      </w:pPr>
      <w:ins w:id="13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{[H595]}</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{[H596]}</w:t>
        </w:r>
        <w:proofErr w:type="gramEnd"/>
        <w:r w:rsidRPr="00DC0601">
          <w:rPr>
            <w:rFonts w:ascii="Calibri" w:eastAsia="Calibri" w:hAnsi="Calibri" w:cs="Calibri"/>
            <w:color w:val="0070C0"/>
            <w:sz w:val="22"/>
            <w:szCs w:val="22"/>
          </w:rPr>
          <w:t xml:space="preserve"> present)</w:t>
        </w:r>
      </w:ins>
    </w:p>
    <w:p w14:paraId="318E07E5" w14:textId="77777777" w:rsidR="00A93FB4" w:rsidRPr="00DC0601" w:rsidRDefault="00A93FB4" w:rsidP="00A93FB4">
      <w:pPr>
        <w:jc w:val="both"/>
        <w:rPr>
          <w:ins w:id="139" w:author="Andrew Hans" w:date="2025-12-19T15:49:00Z" w16du:dateUtc="2025-12-19T21:49:00Z"/>
          <w:rFonts w:ascii="Calibri" w:eastAsia="Calibri" w:hAnsi="Calibri" w:cs="Calibri"/>
          <w:sz w:val="22"/>
          <w:szCs w:val="22"/>
        </w:rPr>
      </w:pPr>
      <w:ins w:id="14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{[H595]}</w:t>
        </w:r>
        <w:r w:rsidRPr="00DC0601">
          <w:rPr>
            <w:rFonts w:ascii="Calibri" w:eastAsia="Calibri" w:hAnsi="Calibri" w:cs="Calibri"/>
            <w:sz w:val="22"/>
            <w:szCs w:val="22"/>
          </w:rPr>
          <w:t xml:space="preserve"> and </w:t>
        </w:r>
        <w:r w:rsidRPr="00DC0601">
          <w:rPr>
            <w:rFonts w:ascii="Calibri" w:eastAsia="Calibri" w:hAnsi="Calibri" w:cs="Calibri"/>
            <w:b/>
            <w:bCs/>
            <w:sz w:val="22"/>
            <w:szCs w:val="22"/>
          </w:rPr>
          <w:t>{[H596]}</w:t>
        </w:r>
        <w:r w:rsidRPr="00DC0601">
          <w:rPr>
            <w:rFonts w:ascii="Calibri" w:eastAsia="Calibri" w:hAnsi="Calibri" w:cs="Calibri"/>
            <w:sz w:val="22"/>
            <w:szCs w:val="22"/>
          </w:rPr>
          <w:t xml:space="preserve">, </w:t>
        </w:r>
      </w:ins>
    </w:p>
    <w:p w14:paraId="30D1A16D" w14:textId="77777777" w:rsidR="00A93FB4" w:rsidRPr="00DC0601" w:rsidRDefault="00A93FB4" w:rsidP="00A93FB4">
      <w:pPr>
        <w:jc w:val="both"/>
        <w:rPr>
          <w:ins w:id="141" w:author="Andrew Hans" w:date="2025-12-19T15:49:00Z" w16du:dateUtc="2025-12-19T21:49:00Z"/>
          <w:rFonts w:ascii="Calibri" w:eastAsia="Calibri" w:hAnsi="Calibri" w:cs="Calibri"/>
          <w:color w:val="0070C0"/>
          <w:sz w:val="22"/>
          <w:szCs w:val="22"/>
        </w:rPr>
      </w:pPr>
    </w:p>
    <w:p w14:paraId="752AA624" w14:textId="77777777" w:rsidR="00A93FB4" w:rsidRPr="00DC0601" w:rsidRDefault="00A93FB4" w:rsidP="00A93FB4">
      <w:pPr>
        <w:jc w:val="both"/>
        <w:rPr>
          <w:ins w:id="142" w:author="Andrew Hans" w:date="2025-12-19T15:49:00Z" w16du:dateUtc="2025-12-19T21:49:00Z"/>
          <w:rFonts w:ascii="Calibri" w:eastAsia="Calibri" w:hAnsi="Calibri" w:cs="Calibri"/>
          <w:color w:val="0070C0"/>
          <w:sz w:val="22"/>
          <w:szCs w:val="22"/>
        </w:rPr>
      </w:pPr>
      <w:ins w:id="14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b/>
            <w:bCs/>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{[H609]}</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{[H610]}</w:t>
        </w:r>
        <w:proofErr w:type="gramEnd"/>
        <w:r w:rsidRPr="00DC0601">
          <w:rPr>
            <w:rFonts w:ascii="Calibri" w:eastAsia="Calibri" w:hAnsi="Calibri" w:cs="Calibri"/>
            <w:color w:val="0070C0"/>
            <w:sz w:val="22"/>
            <w:szCs w:val="22"/>
          </w:rPr>
          <w:t xml:space="preserve"> present)</w:t>
        </w:r>
      </w:ins>
    </w:p>
    <w:p w14:paraId="0034A13A" w14:textId="77777777" w:rsidR="00A93FB4" w:rsidRPr="00DC0601" w:rsidRDefault="00A93FB4" w:rsidP="00A93FB4">
      <w:pPr>
        <w:jc w:val="both"/>
        <w:rPr>
          <w:ins w:id="144" w:author="Andrew Hans" w:date="2025-12-19T15:49:00Z" w16du:dateUtc="2025-12-19T21:49:00Z"/>
          <w:rFonts w:ascii="Calibri" w:eastAsia="Calibri" w:hAnsi="Calibri" w:cs="Calibri"/>
          <w:sz w:val="22"/>
          <w:szCs w:val="22"/>
        </w:rPr>
      </w:pPr>
      <w:ins w:id="14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{[H609]}</w:t>
        </w:r>
        <w:r w:rsidRPr="00DC0601">
          <w:rPr>
            <w:rFonts w:ascii="Calibri" w:eastAsia="Calibri" w:hAnsi="Calibri" w:cs="Calibri"/>
            <w:sz w:val="22"/>
            <w:szCs w:val="22"/>
          </w:rPr>
          <w:t xml:space="preserve"> and </w:t>
        </w:r>
        <w:r w:rsidRPr="00DC0601">
          <w:rPr>
            <w:rFonts w:ascii="Calibri" w:eastAsia="Calibri" w:hAnsi="Calibri" w:cs="Calibri"/>
            <w:b/>
            <w:bCs/>
            <w:sz w:val="22"/>
            <w:szCs w:val="22"/>
          </w:rPr>
          <w:t>{[H610]}</w:t>
        </w:r>
        <w:r w:rsidRPr="00DC0601">
          <w:rPr>
            <w:rFonts w:ascii="Calibri" w:eastAsia="Calibri" w:hAnsi="Calibri" w:cs="Calibri"/>
            <w:sz w:val="22"/>
            <w:szCs w:val="22"/>
          </w:rPr>
          <w:t xml:space="preserve">, </w:t>
        </w:r>
      </w:ins>
    </w:p>
    <w:p w14:paraId="7E19E224" w14:textId="77777777" w:rsidR="00A93FB4" w:rsidRPr="00DC0601" w:rsidRDefault="00A93FB4" w:rsidP="00A93FB4">
      <w:pPr>
        <w:jc w:val="both"/>
        <w:rPr>
          <w:ins w:id="146" w:author="Andrew Hans" w:date="2025-12-19T15:49:00Z" w16du:dateUtc="2025-12-19T21:49:00Z"/>
          <w:rFonts w:ascii="Calibri" w:eastAsia="Calibri" w:hAnsi="Calibri" w:cs="Calibri"/>
          <w:color w:val="FF0000"/>
          <w:sz w:val="22"/>
          <w:szCs w:val="22"/>
        </w:rPr>
      </w:pPr>
    </w:p>
    <w:p w14:paraId="42058880" w14:textId="77777777" w:rsidR="00A93FB4" w:rsidRPr="00DC0601" w:rsidRDefault="00A93FB4" w:rsidP="00A93FB4">
      <w:pPr>
        <w:jc w:val="both"/>
        <w:rPr>
          <w:ins w:id="147" w:author="Andrew Hans" w:date="2025-12-19T15:49:00Z" w16du:dateUtc="2025-12-19T21:49:00Z"/>
          <w:rFonts w:ascii="Calibri" w:eastAsia="Calibri" w:hAnsi="Calibri" w:cs="Calibri"/>
          <w:color w:val="0070C0"/>
          <w:sz w:val="22"/>
          <w:szCs w:val="22"/>
        </w:rPr>
      </w:pPr>
      <w:ins w:id="14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{[H623]}</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{[H624]}</w:t>
        </w:r>
        <w:proofErr w:type="gramEnd"/>
        <w:r w:rsidRPr="00DC0601">
          <w:rPr>
            <w:rFonts w:ascii="Calibri" w:eastAsia="Calibri" w:hAnsi="Calibri" w:cs="Calibri"/>
            <w:color w:val="0070C0"/>
            <w:sz w:val="22"/>
            <w:szCs w:val="22"/>
          </w:rPr>
          <w:t xml:space="preserve"> present)</w:t>
        </w:r>
      </w:ins>
    </w:p>
    <w:p w14:paraId="69525D4E" w14:textId="77777777" w:rsidR="00A93FB4" w:rsidRPr="00DC0601" w:rsidRDefault="00A93FB4" w:rsidP="00A93FB4">
      <w:pPr>
        <w:jc w:val="both"/>
        <w:rPr>
          <w:ins w:id="149" w:author="Andrew Hans" w:date="2025-12-19T15:49:00Z" w16du:dateUtc="2025-12-19T21:49:00Z"/>
          <w:rFonts w:ascii="Calibri" w:eastAsia="Calibri" w:hAnsi="Calibri" w:cs="Calibri"/>
          <w:sz w:val="22"/>
          <w:szCs w:val="22"/>
        </w:rPr>
      </w:pPr>
      <w:ins w:id="15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{[H623]}</w:t>
        </w:r>
        <w:r w:rsidRPr="00DC0601">
          <w:rPr>
            <w:rFonts w:ascii="Calibri" w:eastAsia="Calibri" w:hAnsi="Calibri" w:cs="Calibri"/>
            <w:sz w:val="22"/>
            <w:szCs w:val="22"/>
          </w:rPr>
          <w:t xml:space="preserve"> and </w:t>
        </w:r>
        <w:r w:rsidRPr="00DC0601">
          <w:rPr>
            <w:rFonts w:ascii="Calibri" w:eastAsia="Calibri" w:hAnsi="Calibri" w:cs="Calibri"/>
            <w:b/>
            <w:bCs/>
            <w:sz w:val="22"/>
            <w:szCs w:val="22"/>
          </w:rPr>
          <w:t>{[H624]}</w:t>
        </w:r>
        <w:r w:rsidRPr="00DC0601">
          <w:rPr>
            <w:rFonts w:ascii="Calibri" w:eastAsia="Calibri" w:hAnsi="Calibri" w:cs="Calibri"/>
            <w:sz w:val="22"/>
            <w:szCs w:val="22"/>
          </w:rPr>
          <w:t xml:space="preserve">, </w:t>
        </w:r>
      </w:ins>
    </w:p>
    <w:p w14:paraId="17D26C21" w14:textId="77777777" w:rsidR="00A93FB4" w:rsidRPr="00DC0601" w:rsidRDefault="00A93FB4" w:rsidP="00A93FB4">
      <w:pPr>
        <w:jc w:val="both"/>
        <w:rPr>
          <w:ins w:id="151" w:author="Andrew Hans" w:date="2025-12-19T15:49:00Z" w16du:dateUtc="2025-12-19T21:49:00Z"/>
          <w:rFonts w:ascii="Calibri" w:eastAsia="Calibri" w:hAnsi="Calibri" w:cs="Calibri"/>
          <w:color w:val="0000CC"/>
          <w:sz w:val="22"/>
          <w:szCs w:val="22"/>
        </w:rPr>
      </w:pPr>
    </w:p>
    <w:p w14:paraId="7E8AEBF3" w14:textId="77777777" w:rsidR="00A93FB4" w:rsidRPr="00DC0601" w:rsidRDefault="00A93FB4" w:rsidP="00A93FB4">
      <w:pPr>
        <w:jc w:val="both"/>
        <w:rPr>
          <w:ins w:id="152" w:author="Andrew Hans" w:date="2025-12-19T15:49:00Z" w16du:dateUtc="2025-12-19T21:49:00Z"/>
          <w:rFonts w:ascii="Calibri" w:eastAsia="Calibri" w:hAnsi="Calibri" w:cs="Calibri"/>
          <w:color w:val="0000CC"/>
          <w:sz w:val="22"/>
          <w:szCs w:val="22"/>
        </w:rPr>
      </w:pPr>
      <w:ins w:id="15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{[H637]}</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{[H638]}</w:t>
        </w:r>
        <w:proofErr w:type="gramEnd"/>
        <w:r w:rsidRPr="00DC0601">
          <w:rPr>
            <w:rFonts w:ascii="Calibri" w:eastAsia="Calibri" w:hAnsi="Calibri" w:cs="Calibri"/>
            <w:color w:val="0070C0"/>
            <w:sz w:val="22"/>
            <w:szCs w:val="22"/>
          </w:rPr>
          <w:t xml:space="preserve"> present)</w:t>
        </w:r>
      </w:ins>
    </w:p>
    <w:p w14:paraId="328AD1CC" w14:textId="77777777" w:rsidR="00A93FB4" w:rsidRPr="00DC0601" w:rsidRDefault="00A93FB4" w:rsidP="00A93FB4">
      <w:pPr>
        <w:jc w:val="both"/>
        <w:rPr>
          <w:ins w:id="154" w:author="Andrew Hans" w:date="2025-12-19T15:49:00Z" w16du:dateUtc="2025-12-19T21:49:00Z"/>
          <w:rFonts w:ascii="Calibri" w:eastAsia="Calibri" w:hAnsi="Calibri" w:cs="Calibri"/>
          <w:sz w:val="22"/>
          <w:szCs w:val="22"/>
        </w:rPr>
      </w:pPr>
      <w:ins w:id="15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{[H637]}</w:t>
        </w:r>
        <w:r w:rsidRPr="00DC0601">
          <w:rPr>
            <w:rFonts w:ascii="Calibri" w:eastAsia="Calibri" w:hAnsi="Calibri" w:cs="Calibri"/>
            <w:sz w:val="22"/>
            <w:szCs w:val="22"/>
          </w:rPr>
          <w:t xml:space="preserve"> and </w:t>
        </w:r>
        <w:r w:rsidRPr="00DC0601">
          <w:rPr>
            <w:rFonts w:ascii="Calibri" w:eastAsia="Calibri" w:hAnsi="Calibri" w:cs="Calibri"/>
            <w:b/>
            <w:bCs/>
            <w:sz w:val="22"/>
            <w:szCs w:val="22"/>
          </w:rPr>
          <w:t>{[H638]}</w:t>
        </w:r>
        <w:r w:rsidRPr="00DC0601">
          <w:rPr>
            <w:rFonts w:ascii="Calibri" w:eastAsia="Calibri" w:hAnsi="Calibri" w:cs="Calibri"/>
            <w:sz w:val="22"/>
            <w:szCs w:val="22"/>
          </w:rPr>
          <w:t xml:space="preserve">, </w:t>
        </w:r>
      </w:ins>
    </w:p>
    <w:p w14:paraId="129F5727" w14:textId="77777777" w:rsidR="00A93FB4" w:rsidRPr="00DC0601" w:rsidRDefault="00A93FB4" w:rsidP="00A93FB4">
      <w:pPr>
        <w:jc w:val="both"/>
        <w:rPr>
          <w:ins w:id="156" w:author="Andrew Hans" w:date="2025-12-19T15:49:00Z" w16du:dateUtc="2025-12-19T21:49:00Z"/>
          <w:rFonts w:ascii="Calibri" w:eastAsia="Calibri" w:hAnsi="Calibri" w:cs="Calibri"/>
          <w:color w:val="FF0000"/>
          <w:sz w:val="22"/>
          <w:szCs w:val="22"/>
        </w:rPr>
      </w:pPr>
    </w:p>
    <w:p w14:paraId="05DF370F" w14:textId="77777777" w:rsidR="00A93FB4" w:rsidRPr="00DC0601" w:rsidRDefault="00A93FB4" w:rsidP="00A93FB4">
      <w:pPr>
        <w:jc w:val="both"/>
        <w:rPr>
          <w:ins w:id="157" w:author="Andrew Hans" w:date="2025-12-19T15:49:00Z" w16du:dateUtc="2025-12-19T21:49:00Z"/>
          <w:rFonts w:ascii="Calibri" w:eastAsia="Calibri" w:hAnsi="Calibri" w:cs="Calibri"/>
          <w:color w:val="FF0000"/>
          <w:sz w:val="22"/>
          <w:szCs w:val="22"/>
        </w:rPr>
      </w:pPr>
      <w:ins w:id="15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{[H651]}</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{[H652]}</w:t>
        </w:r>
        <w:proofErr w:type="gramEnd"/>
        <w:r w:rsidRPr="00DC0601">
          <w:rPr>
            <w:rFonts w:ascii="Calibri" w:eastAsia="Calibri" w:hAnsi="Calibri" w:cs="Calibri"/>
            <w:color w:val="0070C0"/>
            <w:sz w:val="22"/>
            <w:szCs w:val="22"/>
          </w:rPr>
          <w:t xml:space="preserve"> present)</w:t>
        </w:r>
      </w:ins>
    </w:p>
    <w:p w14:paraId="5F4FDD4A" w14:textId="77777777" w:rsidR="00A93FB4" w:rsidRPr="00DC0601" w:rsidRDefault="00A93FB4" w:rsidP="00A93FB4">
      <w:pPr>
        <w:jc w:val="both"/>
        <w:rPr>
          <w:ins w:id="159" w:author="Andrew Hans" w:date="2025-12-19T15:49:00Z" w16du:dateUtc="2025-12-19T21:49:00Z"/>
          <w:rFonts w:ascii="Calibri" w:eastAsia="Calibri" w:hAnsi="Calibri" w:cs="Calibri"/>
          <w:sz w:val="22"/>
          <w:szCs w:val="22"/>
        </w:rPr>
      </w:pPr>
      <w:proofErr w:type="gramStart"/>
      <w:ins w:id="16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{[H651]}</w:t>
        </w:r>
        <w:proofErr w:type="gramEnd"/>
        <w:r w:rsidRPr="00DC0601">
          <w:rPr>
            <w:rFonts w:ascii="Calibri" w:eastAsia="Calibri" w:hAnsi="Calibri" w:cs="Calibri"/>
            <w:sz w:val="22"/>
            <w:szCs w:val="22"/>
          </w:rPr>
          <w:t xml:space="preserve"> </w:t>
        </w:r>
        <w:proofErr w:type="gramStart"/>
        <w:r w:rsidRPr="00DC0601">
          <w:rPr>
            <w:rFonts w:ascii="Calibri" w:eastAsia="Calibri" w:hAnsi="Calibri" w:cs="Calibri"/>
            <w:sz w:val="22"/>
            <w:szCs w:val="22"/>
          </w:rPr>
          <w:t xml:space="preserve">and </w:t>
        </w:r>
        <w:r w:rsidRPr="00DC0601">
          <w:rPr>
            <w:rFonts w:ascii="Calibri" w:eastAsia="Calibri" w:hAnsi="Calibri" w:cs="Calibri"/>
            <w:b/>
            <w:bCs/>
            <w:sz w:val="22"/>
            <w:szCs w:val="22"/>
          </w:rPr>
          <w:t>{[H652]}</w:t>
        </w:r>
        <w:proofErr w:type="gramEnd"/>
        <w:r w:rsidRPr="00DC0601">
          <w:rPr>
            <w:rFonts w:ascii="Calibri" w:eastAsia="Calibri" w:hAnsi="Calibri" w:cs="Calibri"/>
            <w:sz w:val="22"/>
            <w:szCs w:val="22"/>
          </w:rPr>
          <w:t xml:space="preserve">, </w:t>
        </w:r>
      </w:ins>
    </w:p>
    <w:p w14:paraId="15E94B7C" w14:textId="77777777" w:rsidR="00A93FB4" w:rsidRPr="00DC0601" w:rsidRDefault="00A93FB4" w:rsidP="00A93FB4">
      <w:pPr>
        <w:jc w:val="both"/>
        <w:rPr>
          <w:ins w:id="161" w:author="Andrew Hans" w:date="2025-12-19T15:49:00Z" w16du:dateUtc="2025-12-19T21:49:00Z"/>
          <w:rFonts w:ascii="Calibri" w:eastAsia="Calibri" w:hAnsi="Calibri" w:cs="Calibri"/>
          <w:color w:val="0000CC"/>
          <w:sz w:val="22"/>
          <w:szCs w:val="22"/>
        </w:rPr>
      </w:pPr>
    </w:p>
    <w:p w14:paraId="3201813B" w14:textId="77777777" w:rsidR="00A93FB4" w:rsidRPr="00DC0601" w:rsidRDefault="00A93FB4" w:rsidP="00A93FB4">
      <w:pPr>
        <w:jc w:val="both"/>
        <w:rPr>
          <w:ins w:id="162" w:author="Andrew Hans" w:date="2025-12-19T15:49:00Z" w16du:dateUtc="2025-12-19T21:49:00Z"/>
          <w:rFonts w:ascii="Calibri" w:eastAsia="Calibri" w:hAnsi="Calibri" w:cs="Calibri"/>
          <w:color w:val="0000CC"/>
          <w:sz w:val="22"/>
          <w:szCs w:val="22"/>
        </w:rPr>
      </w:pPr>
      <w:ins w:id="16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{[H665]}</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{[H666]}</w:t>
        </w:r>
        <w:proofErr w:type="gramEnd"/>
        <w:r w:rsidRPr="00DC0601">
          <w:rPr>
            <w:rFonts w:ascii="Calibri" w:eastAsia="Calibri" w:hAnsi="Calibri" w:cs="Calibri"/>
            <w:color w:val="0070C0"/>
            <w:sz w:val="22"/>
            <w:szCs w:val="22"/>
          </w:rPr>
          <w:t xml:space="preserve"> present)</w:t>
        </w:r>
      </w:ins>
    </w:p>
    <w:p w14:paraId="7EC77C36" w14:textId="77777777" w:rsidR="00A93FB4" w:rsidRPr="00DC0601" w:rsidRDefault="00A93FB4" w:rsidP="00A93FB4">
      <w:pPr>
        <w:jc w:val="both"/>
        <w:rPr>
          <w:ins w:id="164" w:author="Andrew Hans" w:date="2025-12-19T15:49:00Z" w16du:dateUtc="2025-12-19T21:49:00Z"/>
          <w:rFonts w:ascii="Calibri" w:eastAsia="Calibri" w:hAnsi="Calibri" w:cs="Calibri"/>
          <w:sz w:val="22"/>
          <w:szCs w:val="22"/>
        </w:rPr>
      </w:pPr>
      <w:ins w:id="16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{[H665]}</w:t>
        </w:r>
        <w:r w:rsidRPr="00DC0601">
          <w:rPr>
            <w:rFonts w:ascii="Calibri" w:eastAsia="Calibri" w:hAnsi="Calibri" w:cs="Calibri"/>
            <w:sz w:val="22"/>
            <w:szCs w:val="22"/>
          </w:rPr>
          <w:t xml:space="preserve"> and </w:t>
        </w:r>
        <w:r w:rsidRPr="00DC0601">
          <w:rPr>
            <w:rFonts w:ascii="Calibri" w:eastAsia="Calibri" w:hAnsi="Calibri" w:cs="Calibri"/>
            <w:b/>
            <w:bCs/>
            <w:sz w:val="22"/>
            <w:szCs w:val="22"/>
          </w:rPr>
          <w:t>{[H666]}</w:t>
        </w:r>
        <w:r w:rsidRPr="00DC0601">
          <w:rPr>
            <w:rFonts w:ascii="Calibri" w:eastAsia="Calibri" w:hAnsi="Calibri" w:cs="Calibri"/>
            <w:sz w:val="22"/>
            <w:szCs w:val="22"/>
          </w:rPr>
          <w:t xml:space="preserve">, </w:t>
        </w:r>
      </w:ins>
    </w:p>
    <w:p w14:paraId="45F52445" w14:textId="77777777" w:rsidR="00A93FB4" w:rsidRPr="00DC0601" w:rsidRDefault="00A93FB4" w:rsidP="00A93FB4">
      <w:pPr>
        <w:jc w:val="both"/>
        <w:rPr>
          <w:ins w:id="166" w:author="Andrew Hans" w:date="2025-12-19T15:49:00Z" w16du:dateUtc="2025-12-19T21:49:00Z"/>
          <w:rFonts w:ascii="Calibri" w:eastAsia="Calibri" w:hAnsi="Calibri" w:cs="Calibri"/>
          <w:color w:val="0070C0"/>
          <w:sz w:val="22"/>
          <w:szCs w:val="22"/>
        </w:rPr>
      </w:pPr>
    </w:p>
    <w:p w14:paraId="687D4042" w14:textId="77777777" w:rsidR="00A93FB4" w:rsidRPr="00DC0601" w:rsidRDefault="00A93FB4" w:rsidP="00A93FB4">
      <w:pPr>
        <w:jc w:val="both"/>
        <w:rPr>
          <w:ins w:id="167" w:author="Andrew Hans" w:date="2025-12-19T15:49:00Z" w16du:dateUtc="2025-12-19T21:49:00Z"/>
          <w:rFonts w:ascii="Calibri" w:eastAsia="Calibri" w:hAnsi="Calibri" w:cs="Calibri"/>
          <w:color w:val="0070C0"/>
          <w:sz w:val="22"/>
          <w:szCs w:val="22"/>
        </w:rPr>
      </w:pPr>
      <w:ins w:id="16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{[H679]}</w:t>
        </w:r>
        <w:proofErr w:type="gramEnd"/>
        <w:r w:rsidRPr="00DC0601">
          <w:rPr>
            <w:rFonts w:ascii="Calibri" w:eastAsia="Calibri" w:hAnsi="Calibri" w:cs="Calibri"/>
            <w:color w:val="0070C0"/>
            <w:sz w:val="22"/>
            <w:szCs w:val="22"/>
          </w:rPr>
          <w:t xml:space="preserve"> and/</w:t>
        </w:r>
        <w:proofErr w:type="gramStart"/>
        <w:r w:rsidRPr="00DC0601">
          <w:rPr>
            <w:rFonts w:ascii="Calibri" w:eastAsia="Calibri" w:hAnsi="Calibri" w:cs="Calibri"/>
            <w:color w:val="0070C0"/>
            <w:sz w:val="22"/>
            <w:szCs w:val="22"/>
          </w:rPr>
          <w:t xml:space="preserve">or </w:t>
        </w:r>
        <w:r w:rsidRPr="00DC0601">
          <w:rPr>
            <w:rFonts w:ascii="Calibri" w:eastAsia="Calibri" w:hAnsi="Calibri" w:cs="Calibri"/>
            <w:b/>
            <w:bCs/>
            <w:color w:val="0070C0"/>
            <w:sz w:val="22"/>
            <w:szCs w:val="22"/>
          </w:rPr>
          <w:t>{[H680]}</w:t>
        </w:r>
        <w:proofErr w:type="gramEnd"/>
        <w:r w:rsidRPr="00DC0601">
          <w:rPr>
            <w:rFonts w:ascii="Calibri" w:eastAsia="Calibri" w:hAnsi="Calibri" w:cs="Calibri"/>
            <w:color w:val="0070C0"/>
            <w:sz w:val="22"/>
            <w:szCs w:val="22"/>
          </w:rPr>
          <w:t xml:space="preserve"> present)</w:t>
        </w:r>
      </w:ins>
    </w:p>
    <w:p w14:paraId="281711F9" w14:textId="77777777" w:rsidR="00A93FB4" w:rsidRPr="00DC0601" w:rsidRDefault="00A93FB4" w:rsidP="00A93FB4">
      <w:pPr>
        <w:jc w:val="both"/>
        <w:rPr>
          <w:ins w:id="169" w:author="Andrew Hans" w:date="2025-12-19T15:49:00Z" w16du:dateUtc="2025-12-19T21:49:00Z"/>
          <w:rFonts w:ascii="Calibri" w:eastAsia="Calibri" w:hAnsi="Calibri" w:cs="Calibri"/>
          <w:sz w:val="22"/>
          <w:szCs w:val="22"/>
        </w:rPr>
      </w:pPr>
      <w:proofErr w:type="gramStart"/>
      <w:ins w:id="17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{[H679]}</w:t>
        </w:r>
        <w:proofErr w:type="gramEnd"/>
        <w:r w:rsidRPr="00DC0601">
          <w:rPr>
            <w:rFonts w:ascii="Calibri" w:eastAsia="Calibri" w:hAnsi="Calibri" w:cs="Calibri"/>
            <w:sz w:val="22"/>
            <w:szCs w:val="22"/>
          </w:rPr>
          <w:t xml:space="preserve"> </w:t>
        </w:r>
        <w:proofErr w:type="gramStart"/>
        <w:r w:rsidRPr="00DC0601">
          <w:rPr>
            <w:rFonts w:ascii="Calibri" w:eastAsia="Calibri" w:hAnsi="Calibri" w:cs="Calibri"/>
            <w:sz w:val="22"/>
            <w:szCs w:val="22"/>
          </w:rPr>
          <w:t xml:space="preserve">and </w:t>
        </w:r>
        <w:r w:rsidRPr="00DC0601">
          <w:rPr>
            <w:rFonts w:ascii="Calibri" w:eastAsia="Calibri" w:hAnsi="Calibri" w:cs="Calibri"/>
            <w:b/>
            <w:bCs/>
            <w:sz w:val="22"/>
            <w:szCs w:val="22"/>
          </w:rPr>
          <w:t>{[H680]}</w:t>
        </w:r>
        <w:proofErr w:type="gramEnd"/>
        <w:r w:rsidRPr="00DC0601">
          <w:rPr>
            <w:rFonts w:ascii="Calibri" w:eastAsia="Calibri" w:hAnsi="Calibri" w:cs="Calibri"/>
            <w:sz w:val="22"/>
            <w:szCs w:val="22"/>
          </w:rPr>
          <w:t xml:space="preserve">, </w:t>
        </w:r>
      </w:ins>
    </w:p>
    <w:p w14:paraId="181949D0" w14:textId="77777777" w:rsidR="00A93FB4" w:rsidRPr="00DC0601" w:rsidRDefault="00A93FB4" w:rsidP="00A93FB4">
      <w:pPr>
        <w:jc w:val="both"/>
        <w:rPr>
          <w:ins w:id="171" w:author="Andrew Hans" w:date="2025-12-19T15:49:00Z" w16du:dateUtc="2025-12-19T21:49:00Z"/>
          <w:rFonts w:ascii="Calibri" w:eastAsia="Calibri" w:hAnsi="Calibri" w:cs="Calibri"/>
          <w:color w:val="0000CC"/>
          <w:sz w:val="22"/>
          <w:szCs w:val="22"/>
        </w:rPr>
      </w:pPr>
    </w:p>
    <w:p w14:paraId="1D316790" w14:textId="77777777" w:rsidR="00A93FB4" w:rsidRPr="00DC0601" w:rsidRDefault="00A93FB4" w:rsidP="00A93FB4">
      <w:pPr>
        <w:jc w:val="both"/>
        <w:rPr>
          <w:ins w:id="172" w:author="Andrew Hans" w:date="2025-12-19T15:49:00Z" w16du:dateUtc="2025-12-19T21:49:00Z"/>
          <w:rFonts w:ascii="Calibri" w:eastAsia="Calibri" w:hAnsi="Calibri" w:cs="Calibri"/>
          <w:color w:val="0070C0"/>
          <w:sz w:val="22"/>
          <w:szCs w:val="22"/>
        </w:rPr>
      </w:pPr>
      <w:ins w:id="17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{[H202]}</w:t>
        </w:r>
        <w:proofErr w:type="gramEnd"/>
        <w:r w:rsidRPr="00DC0601">
          <w:rPr>
            <w:rFonts w:ascii="Calibri" w:eastAsia="Calibri" w:hAnsi="Calibri" w:cs="Calibri"/>
            <w:color w:val="0070C0"/>
            <w:sz w:val="22"/>
            <w:szCs w:val="22"/>
          </w:rPr>
          <w:t xml:space="preserve"> present)</w:t>
        </w:r>
      </w:ins>
    </w:p>
    <w:p w14:paraId="0B5EBF3B" w14:textId="77777777" w:rsidR="00A93FB4" w:rsidRPr="00DC0601" w:rsidRDefault="00A93FB4" w:rsidP="00A93FB4">
      <w:pPr>
        <w:jc w:val="both"/>
        <w:rPr>
          <w:ins w:id="174" w:author="Andrew Hans" w:date="2025-12-19T15:49:00Z" w16du:dateUtc="2025-12-19T21:49:00Z"/>
          <w:rFonts w:ascii="Calibri" w:eastAsia="Calibri" w:hAnsi="Calibri" w:cs="Calibri"/>
          <w:sz w:val="22"/>
          <w:szCs w:val="22"/>
        </w:rPr>
      </w:pPr>
      <w:ins w:id="17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{[H202]}</w:t>
        </w:r>
        <w:r w:rsidRPr="00DC0601">
          <w:rPr>
            <w:rFonts w:ascii="Calibri" w:eastAsia="Calibri" w:hAnsi="Calibri" w:cs="Calibri"/>
            <w:sz w:val="22"/>
            <w:szCs w:val="22"/>
          </w:rPr>
          <w:t xml:space="preserve">, </w:t>
        </w:r>
      </w:ins>
    </w:p>
    <w:p w14:paraId="4CDAEB96" w14:textId="77777777" w:rsidR="00A93FB4" w:rsidRPr="00DC0601" w:rsidRDefault="00A93FB4" w:rsidP="00A93FB4">
      <w:pPr>
        <w:jc w:val="both"/>
        <w:rPr>
          <w:ins w:id="176" w:author="Andrew Hans" w:date="2025-12-19T15:49:00Z" w16du:dateUtc="2025-12-19T21:49:00Z"/>
          <w:rFonts w:ascii="Calibri" w:eastAsia="Calibri" w:hAnsi="Calibri" w:cs="Calibri"/>
          <w:sz w:val="22"/>
          <w:szCs w:val="22"/>
        </w:rPr>
      </w:pPr>
    </w:p>
    <w:p w14:paraId="058CB954" w14:textId="77777777" w:rsidR="00A93FB4" w:rsidRPr="00DC0601" w:rsidRDefault="00A93FB4" w:rsidP="00A93FB4">
      <w:pPr>
        <w:jc w:val="both"/>
        <w:rPr>
          <w:ins w:id="177" w:author="Andrew Hans" w:date="2025-12-19T15:49:00Z" w16du:dateUtc="2025-12-19T21:49:00Z"/>
          <w:rFonts w:ascii="Calibri" w:eastAsia="Calibri" w:hAnsi="Calibri" w:cs="Calibri"/>
          <w:color w:val="0070C0"/>
          <w:sz w:val="22"/>
          <w:szCs w:val="22"/>
        </w:rPr>
      </w:pPr>
      <w:ins w:id="17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{[H223]}</w:t>
        </w:r>
        <w:proofErr w:type="gramEnd"/>
        <w:r w:rsidRPr="00DC0601">
          <w:rPr>
            <w:rFonts w:ascii="Calibri" w:eastAsia="Calibri" w:hAnsi="Calibri" w:cs="Calibri"/>
            <w:color w:val="0070C0"/>
            <w:sz w:val="22"/>
            <w:szCs w:val="22"/>
          </w:rPr>
          <w:t xml:space="preserve"> present)</w:t>
        </w:r>
      </w:ins>
    </w:p>
    <w:p w14:paraId="02AE8B35" w14:textId="77777777" w:rsidR="00A93FB4" w:rsidRPr="00DC0601" w:rsidRDefault="00A93FB4" w:rsidP="00A93FB4">
      <w:pPr>
        <w:jc w:val="both"/>
        <w:rPr>
          <w:ins w:id="179" w:author="Andrew Hans" w:date="2025-12-19T15:49:00Z" w16du:dateUtc="2025-12-19T21:49:00Z"/>
          <w:rFonts w:ascii="Calibri" w:eastAsia="Calibri" w:hAnsi="Calibri" w:cs="Calibri"/>
          <w:sz w:val="22"/>
          <w:szCs w:val="22"/>
        </w:rPr>
      </w:pPr>
      <w:proofErr w:type="gramStart"/>
      <w:ins w:id="18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{[H223]}</w:t>
        </w:r>
        <w:proofErr w:type="gramEnd"/>
        <w:r w:rsidRPr="00DC0601">
          <w:rPr>
            <w:rFonts w:ascii="Calibri" w:eastAsia="Calibri" w:hAnsi="Calibri" w:cs="Calibri"/>
            <w:sz w:val="22"/>
            <w:szCs w:val="22"/>
          </w:rPr>
          <w:t xml:space="preserve">, </w:t>
        </w:r>
      </w:ins>
    </w:p>
    <w:p w14:paraId="7D1F32DD" w14:textId="77777777" w:rsidR="00A93FB4" w:rsidRPr="00DC0601" w:rsidRDefault="00A93FB4" w:rsidP="00A93FB4">
      <w:pPr>
        <w:jc w:val="both"/>
        <w:rPr>
          <w:ins w:id="181" w:author="Andrew Hans" w:date="2025-12-19T15:49:00Z" w16du:dateUtc="2025-12-19T21:49:00Z"/>
          <w:rFonts w:ascii="Calibri" w:eastAsia="Calibri" w:hAnsi="Calibri" w:cs="Calibri"/>
          <w:color w:val="0070C0"/>
          <w:sz w:val="22"/>
          <w:szCs w:val="22"/>
        </w:rPr>
      </w:pPr>
    </w:p>
    <w:p w14:paraId="30EF347C" w14:textId="77777777" w:rsidR="00A93FB4" w:rsidRPr="00DC0601" w:rsidRDefault="00A93FB4" w:rsidP="00A93FB4">
      <w:pPr>
        <w:jc w:val="both"/>
        <w:rPr>
          <w:ins w:id="182" w:author="Andrew Hans" w:date="2025-12-19T15:49:00Z" w16du:dateUtc="2025-12-19T21:49:00Z"/>
          <w:rFonts w:ascii="Calibri" w:eastAsia="Calibri" w:hAnsi="Calibri" w:cs="Calibri"/>
          <w:color w:val="0070C0"/>
          <w:sz w:val="22"/>
          <w:szCs w:val="22"/>
        </w:rPr>
      </w:pPr>
      <w:ins w:id="18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{[H244]}</w:t>
        </w:r>
        <w:proofErr w:type="gramEnd"/>
        <w:r w:rsidRPr="00DC0601">
          <w:rPr>
            <w:rFonts w:ascii="Calibri" w:eastAsia="Calibri" w:hAnsi="Calibri" w:cs="Calibri"/>
            <w:color w:val="0070C0"/>
            <w:sz w:val="22"/>
            <w:szCs w:val="22"/>
          </w:rPr>
          <w:t xml:space="preserve"> present)</w:t>
        </w:r>
      </w:ins>
    </w:p>
    <w:p w14:paraId="63BD4EB0" w14:textId="77777777" w:rsidR="00A93FB4" w:rsidRPr="00DC0601" w:rsidRDefault="00A93FB4" w:rsidP="00A93FB4">
      <w:pPr>
        <w:jc w:val="both"/>
        <w:rPr>
          <w:ins w:id="184" w:author="Andrew Hans" w:date="2025-12-19T15:49:00Z" w16du:dateUtc="2025-12-19T21:49:00Z"/>
          <w:rFonts w:ascii="Calibri" w:eastAsia="Calibri" w:hAnsi="Calibri" w:cs="Calibri"/>
          <w:sz w:val="22"/>
          <w:szCs w:val="22"/>
        </w:rPr>
      </w:pPr>
      <w:ins w:id="18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{[H244]}</w:t>
        </w:r>
        <w:r w:rsidRPr="00DC0601">
          <w:rPr>
            <w:rFonts w:ascii="Calibri" w:eastAsia="Calibri" w:hAnsi="Calibri" w:cs="Calibri"/>
            <w:sz w:val="22"/>
            <w:szCs w:val="22"/>
          </w:rPr>
          <w:t xml:space="preserve">, </w:t>
        </w:r>
      </w:ins>
    </w:p>
    <w:p w14:paraId="7080A760" w14:textId="77777777" w:rsidR="00A93FB4" w:rsidRPr="00DC0601" w:rsidRDefault="00A93FB4" w:rsidP="00A93FB4">
      <w:pPr>
        <w:jc w:val="both"/>
        <w:rPr>
          <w:ins w:id="186" w:author="Andrew Hans" w:date="2025-12-19T15:49:00Z" w16du:dateUtc="2025-12-19T21:49:00Z"/>
          <w:rFonts w:ascii="Calibri" w:eastAsia="Calibri" w:hAnsi="Calibri" w:cs="Calibri"/>
          <w:color w:val="0070C0"/>
          <w:sz w:val="22"/>
          <w:szCs w:val="22"/>
        </w:rPr>
      </w:pPr>
    </w:p>
    <w:p w14:paraId="12A20E3B" w14:textId="77777777" w:rsidR="00A93FB4" w:rsidRPr="00DC0601" w:rsidRDefault="00A93FB4" w:rsidP="00A93FB4">
      <w:pPr>
        <w:jc w:val="both"/>
        <w:rPr>
          <w:ins w:id="187" w:author="Andrew Hans" w:date="2025-12-19T15:49:00Z" w16du:dateUtc="2025-12-19T21:49:00Z"/>
          <w:rFonts w:ascii="Calibri" w:eastAsia="Calibri" w:hAnsi="Calibri" w:cs="Calibri"/>
          <w:color w:val="0070C0"/>
          <w:sz w:val="22"/>
          <w:szCs w:val="22"/>
        </w:rPr>
      </w:pPr>
      <w:ins w:id="18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{[H265]}</w:t>
        </w:r>
        <w:proofErr w:type="gramEnd"/>
        <w:r w:rsidRPr="00DC0601">
          <w:rPr>
            <w:rFonts w:ascii="Calibri" w:eastAsia="Calibri" w:hAnsi="Calibri" w:cs="Calibri"/>
            <w:b/>
            <w:bCs/>
            <w:color w:val="0070C0"/>
            <w:sz w:val="22"/>
            <w:szCs w:val="22"/>
          </w:rPr>
          <w:t xml:space="preserve"> </w:t>
        </w:r>
        <w:r w:rsidRPr="00DC0601">
          <w:rPr>
            <w:rFonts w:ascii="Calibri" w:eastAsia="Calibri" w:hAnsi="Calibri" w:cs="Calibri"/>
            <w:color w:val="0070C0"/>
            <w:sz w:val="22"/>
            <w:szCs w:val="22"/>
          </w:rPr>
          <w:t>present)</w:t>
        </w:r>
      </w:ins>
    </w:p>
    <w:p w14:paraId="6E08A6C0" w14:textId="77777777" w:rsidR="00A93FB4" w:rsidRPr="00DC0601" w:rsidRDefault="00A93FB4" w:rsidP="00A93FB4">
      <w:pPr>
        <w:jc w:val="both"/>
        <w:rPr>
          <w:ins w:id="189" w:author="Andrew Hans" w:date="2025-12-19T15:49:00Z" w16du:dateUtc="2025-12-19T21:49:00Z"/>
          <w:rFonts w:ascii="Calibri" w:eastAsia="Calibri" w:hAnsi="Calibri" w:cs="Calibri"/>
          <w:sz w:val="22"/>
          <w:szCs w:val="22"/>
        </w:rPr>
      </w:pPr>
      <w:proofErr w:type="gramStart"/>
      <w:ins w:id="19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{[H265]}</w:t>
        </w:r>
        <w:proofErr w:type="gramEnd"/>
        <w:r w:rsidRPr="00DC0601">
          <w:rPr>
            <w:rFonts w:ascii="Calibri" w:eastAsia="Calibri" w:hAnsi="Calibri" w:cs="Calibri"/>
            <w:sz w:val="22"/>
            <w:szCs w:val="22"/>
          </w:rPr>
          <w:t xml:space="preserve">, </w:t>
        </w:r>
      </w:ins>
    </w:p>
    <w:p w14:paraId="4DB22C49" w14:textId="77777777" w:rsidR="00A93FB4" w:rsidRPr="00DC0601" w:rsidRDefault="00A93FB4" w:rsidP="00A93FB4">
      <w:pPr>
        <w:jc w:val="both"/>
        <w:rPr>
          <w:ins w:id="191" w:author="Andrew Hans" w:date="2025-12-19T15:49:00Z" w16du:dateUtc="2025-12-19T21:49:00Z"/>
          <w:rFonts w:ascii="Calibri" w:eastAsia="Calibri" w:hAnsi="Calibri" w:cs="Calibri"/>
          <w:color w:val="0070C0"/>
          <w:sz w:val="22"/>
          <w:szCs w:val="22"/>
        </w:rPr>
      </w:pPr>
    </w:p>
    <w:p w14:paraId="4759D7F7" w14:textId="77777777" w:rsidR="00A93FB4" w:rsidRPr="00DC0601" w:rsidRDefault="00A93FB4" w:rsidP="00A93FB4">
      <w:pPr>
        <w:jc w:val="both"/>
        <w:rPr>
          <w:ins w:id="192" w:author="Andrew Hans" w:date="2025-12-19T15:49:00Z" w16du:dateUtc="2025-12-19T21:49:00Z"/>
          <w:rFonts w:ascii="Calibri" w:eastAsia="Calibri" w:hAnsi="Calibri" w:cs="Calibri"/>
          <w:color w:val="0070C0"/>
          <w:sz w:val="22"/>
          <w:szCs w:val="22"/>
        </w:rPr>
      </w:pPr>
      <w:ins w:id="19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{[H372]}</w:t>
        </w:r>
        <w:proofErr w:type="gramEnd"/>
        <w:r w:rsidRPr="00DC0601">
          <w:rPr>
            <w:rFonts w:ascii="Calibri" w:eastAsia="Calibri" w:hAnsi="Calibri" w:cs="Calibri"/>
            <w:color w:val="0070C0"/>
            <w:sz w:val="22"/>
            <w:szCs w:val="22"/>
          </w:rPr>
          <w:t xml:space="preserve"> present)</w:t>
        </w:r>
      </w:ins>
    </w:p>
    <w:p w14:paraId="5CBF0AB3" w14:textId="77777777" w:rsidR="00A93FB4" w:rsidRPr="00DC0601" w:rsidRDefault="00A93FB4" w:rsidP="00A93FB4">
      <w:pPr>
        <w:jc w:val="both"/>
        <w:rPr>
          <w:ins w:id="194" w:author="Andrew Hans" w:date="2025-12-19T15:49:00Z" w16du:dateUtc="2025-12-19T21:49:00Z"/>
          <w:rFonts w:ascii="Calibri" w:eastAsia="Calibri" w:hAnsi="Calibri" w:cs="Calibri"/>
          <w:sz w:val="22"/>
          <w:szCs w:val="22"/>
        </w:rPr>
      </w:pPr>
      <w:proofErr w:type="gramStart"/>
      <w:ins w:id="19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{[H372]}</w:t>
        </w:r>
        <w:proofErr w:type="gramEnd"/>
        <w:r w:rsidRPr="00DC0601">
          <w:rPr>
            <w:rFonts w:ascii="Calibri" w:eastAsia="Calibri" w:hAnsi="Calibri" w:cs="Calibri"/>
            <w:sz w:val="22"/>
            <w:szCs w:val="22"/>
          </w:rPr>
          <w:t xml:space="preserve">, </w:t>
        </w:r>
      </w:ins>
    </w:p>
    <w:p w14:paraId="280A6B6A" w14:textId="77777777" w:rsidR="00A93FB4" w:rsidRPr="00DC0601" w:rsidRDefault="00A93FB4" w:rsidP="00A93FB4">
      <w:pPr>
        <w:jc w:val="both"/>
        <w:rPr>
          <w:ins w:id="196" w:author="Andrew Hans" w:date="2025-12-19T15:49:00Z" w16du:dateUtc="2025-12-19T21:49:00Z"/>
          <w:rFonts w:ascii="Calibri" w:eastAsia="Calibri" w:hAnsi="Calibri" w:cs="Calibri"/>
          <w:color w:val="0070C0"/>
          <w:sz w:val="22"/>
          <w:szCs w:val="22"/>
        </w:rPr>
      </w:pPr>
    </w:p>
    <w:p w14:paraId="32C79B0C" w14:textId="77777777" w:rsidR="00A93FB4" w:rsidRPr="00DC0601" w:rsidRDefault="00A93FB4" w:rsidP="00A93FB4">
      <w:pPr>
        <w:jc w:val="both"/>
        <w:rPr>
          <w:ins w:id="197" w:author="Andrew Hans" w:date="2025-12-19T15:49:00Z" w16du:dateUtc="2025-12-19T21:49:00Z"/>
          <w:rFonts w:ascii="Calibri" w:eastAsia="Calibri" w:hAnsi="Calibri" w:cs="Calibri"/>
          <w:color w:val="0070C0"/>
          <w:sz w:val="22"/>
          <w:szCs w:val="22"/>
        </w:rPr>
      </w:pPr>
      <w:ins w:id="19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 xml:space="preserve">or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{[H393]}</w:t>
        </w:r>
        <w:proofErr w:type="gramEnd"/>
        <w:r w:rsidRPr="00DC0601">
          <w:rPr>
            <w:rFonts w:ascii="Calibri" w:eastAsia="Calibri" w:hAnsi="Calibri" w:cs="Calibri"/>
            <w:color w:val="0070C0"/>
            <w:sz w:val="22"/>
            <w:szCs w:val="22"/>
          </w:rPr>
          <w:t xml:space="preserve"> present)</w:t>
        </w:r>
      </w:ins>
    </w:p>
    <w:p w14:paraId="2E93F786" w14:textId="77777777" w:rsidR="00A93FB4" w:rsidRPr="00DC0601" w:rsidRDefault="00A93FB4" w:rsidP="00A93FB4">
      <w:pPr>
        <w:jc w:val="both"/>
        <w:rPr>
          <w:ins w:id="199" w:author="Andrew Hans" w:date="2025-12-19T15:49:00Z" w16du:dateUtc="2025-12-19T21:49:00Z"/>
          <w:rFonts w:ascii="Calibri" w:eastAsia="Calibri" w:hAnsi="Calibri" w:cs="Calibri"/>
          <w:sz w:val="22"/>
          <w:szCs w:val="22"/>
        </w:rPr>
      </w:pPr>
      <w:ins w:id="200"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{[H393]}</w:t>
        </w:r>
        <w:r w:rsidRPr="00DC0601">
          <w:rPr>
            <w:rFonts w:ascii="Calibri" w:eastAsia="Calibri" w:hAnsi="Calibri" w:cs="Calibri"/>
            <w:sz w:val="22"/>
            <w:szCs w:val="22"/>
          </w:rPr>
          <w:t xml:space="preserve">, </w:t>
        </w:r>
      </w:ins>
    </w:p>
    <w:p w14:paraId="7D8B9330" w14:textId="77777777" w:rsidR="00A93FB4" w:rsidRPr="00DC0601" w:rsidRDefault="00A93FB4" w:rsidP="00A93FB4">
      <w:pPr>
        <w:jc w:val="both"/>
        <w:rPr>
          <w:ins w:id="201" w:author="Andrew Hans" w:date="2025-12-19T15:49:00Z" w16du:dateUtc="2025-12-19T21:49:00Z"/>
          <w:rFonts w:ascii="Calibri" w:eastAsia="Calibri" w:hAnsi="Calibri" w:cs="Calibri"/>
          <w:sz w:val="22"/>
          <w:szCs w:val="22"/>
        </w:rPr>
      </w:pPr>
    </w:p>
    <w:p w14:paraId="6E9A8B86" w14:textId="77777777" w:rsidR="00A93FB4" w:rsidRPr="00DC0601" w:rsidRDefault="00A93FB4" w:rsidP="00A93FB4">
      <w:pPr>
        <w:jc w:val="both"/>
        <w:rPr>
          <w:ins w:id="202" w:author="Andrew Hans" w:date="2025-12-19T15:49:00Z" w16du:dateUtc="2025-12-19T21:49:00Z"/>
          <w:rFonts w:ascii="Calibri" w:eastAsia="Calibri" w:hAnsi="Calibri" w:cs="Calibri"/>
          <w:color w:val="0070C0"/>
          <w:sz w:val="22"/>
          <w:szCs w:val="22"/>
        </w:rPr>
      </w:pPr>
      <w:ins w:id="203"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{[H503]}</w:t>
        </w:r>
        <w:proofErr w:type="gramEnd"/>
        <w:r w:rsidRPr="00DC0601">
          <w:rPr>
            <w:rFonts w:ascii="Calibri" w:eastAsia="Calibri" w:hAnsi="Calibri" w:cs="Calibri"/>
            <w:color w:val="0070C0"/>
            <w:sz w:val="22"/>
            <w:szCs w:val="22"/>
          </w:rPr>
          <w:t xml:space="preserve"> present)</w:t>
        </w:r>
      </w:ins>
    </w:p>
    <w:p w14:paraId="39E793E2" w14:textId="77777777" w:rsidR="00A93FB4" w:rsidRPr="00DC0601" w:rsidRDefault="00A93FB4" w:rsidP="00A93FB4">
      <w:pPr>
        <w:jc w:val="both"/>
        <w:rPr>
          <w:ins w:id="204" w:author="Andrew Hans" w:date="2025-12-19T15:49:00Z" w16du:dateUtc="2025-12-19T21:49:00Z"/>
          <w:rFonts w:ascii="Calibri" w:eastAsia="Calibri" w:hAnsi="Calibri" w:cs="Calibri"/>
          <w:sz w:val="22"/>
          <w:szCs w:val="22"/>
        </w:rPr>
      </w:pPr>
      <w:ins w:id="205" w:author="Andrew Hans" w:date="2025-12-19T15:49:00Z" w16du:dateUtc="2025-12-19T21:49:00Z">
        <w:r w:rsidRPr="00DC0601">
          <w:rPr>
            <w:rFonts w:ascii="Calibri" w:eastAsia="Calibri" w:hAnsi="Calibri" w:cs="Calibri"/>
            <w:sz w:val="22"/>
            <w:szCs w:val="22"/>
          </w:rPr>
          <w:t xml:space="preserve">Dear </w:t>
        </w:r>
        <w:r w:rsidRPr="00DC0601">
          <w:rPr>
            <w:rFonts w:ascii="Calibri" w:eastAsia="Calibri" w:hAnsi="Calibri" w:cs="Calibri"/>
            <w:b/>
            <w:bCs/>
            <w:sz w:val="22"/>
            <w:szCs w:val="22"/>
          </w:rPr>
          <w:t>{[H503]}</w:t>
        </w:r>
        <w:r w:rsidRPr="00DC0601">
          <w:rPr>
            <w:rFonts w:ascii="Calibri" w:eastAsia="Calibri" w:hAnsi="Calibri" w:cs="Calibri"/>
            <w:sz w:val="22"/>
            <w:szCs w:val="22"/>
          </w:rPr>
          <w:t xml:space="preserve">, </w:t>
        </w:r>
      </w:ins>
    </w:p>
    <w:p w14:paraId="042116DA" w14:textId="77777777" w:rsidR="00A93FB4" w:rsidRPr="00DC0601" w:rsidRDefault="00A93FB4" w:rsidP="00A93FB4">
      <w:pPr>
        <w:jc w:val="both"/>
        <w:rPr>
          <w:ins w:id="206" w:author="Andrew Hans" w:date="2025-12-19T15:49:00Z" w16du:dateUtc="2025-12-19T21:49:00Z"/>
          <w:rFonts w:ascii="Calibri" w:eastAsia="Calibri" w:hAnsi="Calibri" w:cs="Calibri"/>
          <w:color w:val="0070C0"/>
          <w:sz w:val="22"/>
          <w:szCs w:val="22"/>
        </w:rPr>
      </w:pPr>
    </w:p>
    <w:p w14:paraId="04766332" w14:textId="77777777" w:rsidR="00A93FB4" w:rsidRPr="00DC0601" w:rsidRDefault="00A93FB4" w:rsidP="00A93FB4">
      <w:pPr>
        <w:jc w:val="both"/>
        <w:rPr>
          <w:ins w:id="207" w:author="Andrew Hans" w:date="2025-12-19T15:49:00Z" w16du:dateUtc="2025-12-19T21:49:00Z"/>
          <w:rFonts w:ascii="Calibri" w:eastAsia="Calibri" w:hAnsi="Calibri" w:cs="Calibri"/>
          <w:color w:val="0070C0"/>
          <w:sz w:val="22"/>
          <w:szCs w:val="22"/>
        </w:rPr>
      </w:pPr>
      <w:ins w:id="208" w:author="Andrew Hans" w:date="2025-12-19T15:49:00Z" w16du:dateUtc="2025-12-19T21:49:00Z">
        <w:r w:rsidRPr="00DC0601">
          <w:rPr>
            <w:rFonts w:ascii="Calibri" w:eastAsia="Calibri" w:hAnsi="Calibri" w:cs="Calibri"/>
            <w:color w:val="0070C0"/>
            <w:sz w:val="22"/>
            <w:szCs w:val="22"/>
          </w:rPr>
          <w:t>(</w:t>
        </w:r>
        <w:r w:rsidRPr="00DC0601">
          <w:rPr>
            <w:rFonts w:ascii="Calibri" w:eastAsia="Calibri" w:hAnsi="Calibri" w:cs="Calibri"/>
            <w:b/>
            <w:bCs/>
            <w:color w:val="0070C0"/>
            <w:sz w:val="22"/>
            <w:szCs w:val="22"/>
            <w:u w:val="single"/>
          </w:rPr>
          <w:t>or</w:t>
        </w:r>
        <w:r w:rsidRPr="00DC0601">
          <w:rPr>
            <w:rFonts w:ascii="Calibri" w:eastAsia="Calibri" w:hAnsi="Calibri" w:cs="Calibri"/>
            <w:color w:val="0070C0"/>
            <w:sz w:val="22"/>
            <w:szCs w:val="22"/>
          </w:rPr>
          <w:t xml:space="preserve"> </w:t>
        </w:r>
        <w:proofErr w:type="gramStart"/>
        <w:r w:rsidRPr="00DC0601">
          <w:rPr>
            <w:rFonts w:ascii="Calibri" w:eastAsia="Calibri" w:hAnsi="Calibri" w:cs="Calibri"/>
            <w:color w:val="0070C0"/>
            <w:sz w:val="22"/>
            <w:szCs w:val="22"/>
          </w:rPr>
          <w:t xml:space="preserve">if </w:t>
        </w:r>
        <w:r w:rsidRPr="00DC0601">
          <w:rPr>
            <w:rFonts w:ascii="Calibri" w:eastAsia="Calibri" w:hAnsi="Calibri" w:cs="Calibri"/>
            <w:b/>
            <w:bCs/>
            <w:color w:val="0070C0"/>
            <w:sz w:val="22"/>
            <w:szCs w:val="22"/>
          </w:rPr>
          <w:t>{[H524]}</w:t>
        </w:r>
        <w:proofErr w:type="gramEnd"/>
        <w:r w:rsidRPr="00DC0601">
          <w:rPr>
            <w:rFonts w:ascii="Calibri" w:eastAsia="Calibri" w:hAnsi="Calibri" w:cs="Calibri"/>
            <w:color w:val="0070C0"/>
            <w:sz w:val="22"/>
            <w:szCs w:val="22"/>
          </w:rPr>
          <w:t xml:space="preserve"> present)</w:t>
        </w:r>
      </w:ins>
    </w:p>
    <w:p w14:paraId="4CC818E8" w14:textId="77777777" w:rsidR="00A93FB4" w:rsidRPr="00DC0601" w:rsidRDefault="00A93FB4" w:rsidP="00A93FB4">
      <w:pPr>
        <w:jc w:val="both"/>
        <w:rPr>
          <w:ins w:id="209" w:author="Andrew Hans" w:date="2025-12-19T15:49:00Z" w16du:dateUtc="2025-12-19T21:49:00Z"/>
          <w:rFonts w:ascii="Calibri" w:eastAsia="Calibri" w:hAnsi="Calibri" w:cs="Calibri"/>
          <w:sz w:val="22"/>
          <w:szCs w:val="22"/>
        </w:rPr>
      </w:pPr>
      <w:proofErr w:type="gramStart"/>
      <w:ins w:id="210" w:author="Andrew Hans" w:date="2025-12-19T15:49:00Z" w16du:dateUtc="2025-12-19T21:49:00Z">
        <w:r w:rsidRPr="00DC0601">
          <w:rPr>
            <w:rFonts w:ascii="Calibri" w:eastAsia="Calibri" w:hAnsi="Calibri" w:cs="Calibri"/>
            <w:sz w:val="22"/>
            <w:szCs w:val="22"/>
          </w:rPr>
          <w:lastRenderedPageBreak/>
          <w:t xml:space="preserve">Dear </w:t>
        </w:r>
        <w:r w:rsidRPr="00DC0601">
          <w:rPr>
            <w:rFonts w:ascii="Calibri" w:eastAsia="Calibri" w:hAnsi="Calibri" w:cs="Calibri"/>
            <w:b/>
            <w:bCs/>
            <w:sz w:val="22"/>
            <w:szCs w:val="22"/>
          </w:rPr>
          <w:t>{[H524]}</w:t>
        </w:r>
        <w:proofErr w:type="gramEnd"/>
        <w:r w:rsidRPr="00DC0601">
          <w:rPr>
            <w:rFonts w:ascii="Calibri" w:eastAsia="Calibri" w:hAnsi="Calibri" w:cs="Calibri"/>
            <w:sz w:val="22"/>
            <w:szCs w:val="22"/>
          </w:rPr>
          <w:t>,</w:t>
        </w:r>
      </w:ins>
    </w:p>
    <w:p w14:paraId="33704869" w14:textId="77777777" w:rsidR="00A93FB4" w:rsidRPr="00DC0601" w:rsidRDefault="00A93FB4" w:rsidP="00A93FB4">
      <w:pPr>
        <w:rPr>
          <w:ins w:id="211" w:author="Andrew Hans" w:date="2025-12-19T15:49:00Z" w16du:dateUtc="2025-12-19T21:49:00Z"/>
          <w:rFonts w:ascii="Calibri" w:hAnsi="Calibri" w:cs="Calibri"/>
          <w:sz w:val="22"/>
          <w:szCs w:val="22"/>
          <w:rPrChange w:id="212" w:author="Andrew Hans" w:date="2025-12-19T15:58:00Z" w16du:dateUtc="2025-12-19T21:58:00Z">
            <w:rPr>
              <w:ins w:id="213" w:author="Andrew Hans" w:date="2025-12-19T15:49:00Z" w16du:dateUtc="2025-12-19T21:49:00Z"/>
            </w:rPr>
          </w:rPrChange>
        </w:rPr>
      </w:pPr>
    </w:p>
    <w:p w14:paraId="308DAFDA" w14:textId="77777777" w:rsidR="00A93FB4" w:rsidRPr="00DC0601" w:rsidRDefault="00A93FB4" w:rsidP="00A93FB4">
      <w:pPr>
        <w:rPr>
          <w:ins w:id="214" w:author="Andrew Hans" w:date="2025-12-19T15:49:00Z" w16du:dateUtc="2025-12-19T21:49:00Z"/>
          <w:rFonts w:ascii="Calibri" w:hAnsi="Calibri" w:cs="Calibri"/>
          <w:sz w:val="22"/>
          <w:szCs w:val="22"/>
          <w:rPrChange w:id="215" w:author="Andrew Hans" w:date="2025-12-19T15:58:00Z" w16du:dateUtc="2025-12-19T21:58:00Z">
            <w:rPr>
              <w:ins w:id="216" w:author="Andrew Hans" w:date="2025-12-19T15:49:00Z" w16du:dateUtc="2025-12-19T21:49:00Z"/>
            </w:rPr>
          </w:rPrChange>
        </w:rPr>
      </w:pPr>
    </w:p>
    <w:p w14:paraId="10B8ED0F" w14:textId="7596AC99" w:rsidR="00FC03EB" w:rsidRPr="00DC0601" w:rsidDel="005A3949" w:rsidRDefault="00FC03EB" w:rsidP="00293B6E">
      <w:pPr>
        <w:pStyle w:val="BodyText"/>
        <w:rPr>
          <w:del w:id="217" w:author="Andrew Hans" w:date="2025-12-19T15:23:00Z" w16du:dateUtc="2025-12-19T21:23:00Z"/>
          <w:rFonts w:ascii="Calibri" w:hAnsi="Calibri" w:cs="Calibri"/>
          <w:rPrChange w:id="218" w:author="Andrew Hans" w:date="2025-12-19T15:58:00Z" w16du:dateUtc="2025-12-19T21:58:00Z">
            <w:rPr>
              <w:del w:id="219" w:author="Andrew Hans" w:date="2025-12-19T15:23:00Z" w16du:dateUtc="2025-12-19T21:23:00Z"/>
            </w:rPr>
          </w:rPrChange>
        </w:rPr>
      </w:pPr>
    </w:p>
    <w:p w14:paraId="77356EEE" w14:textId="797E7A65" w:rsidR="00FC03EB" w:rsidRPr="00DC0601" w:rsidDel="005A3949" w:rsidRDefault="00FC03EB" w:rsidP="00293B6E">
      <w:pPr>
        <w:pStyle w:val="BodyText"/>
        <w:rPr>
          <w:del w:id="220" w:author="Andrew Hans" w:date="2025-12-19T15:23:00Z" w16du:dateUtc="2025-12-19T21:23:00Z"/>
          <w:rFonts w:ascii="Calibri" w:hAnsi="Calibri" w:cs="Calibri"/>
          <w:rPrChange w:id="221" w:author="Andrew Hans" w:date="2025-12-19T15:58:00Z" w16du:dateUtc="2025-12-19T21:58:00Z">
            <w:rPr>
              <w:del w:id="222" w:author="Andrew Hans" w:date="2025-12-19T15:23:00Z" w16du:dateUtc="2025-12-19T21:23:00Z"/>
            </w:rPr>
          </w:rPrChange>
        </w:rPr>
      </w:pPr>
    </w:p>
    <w:p w14:paraId="65ADDFA3" w14:textId="69EA9CEC" w:rsidR="00F470F5" w:rsidRPr="003272E8" w:rsidDel="005A3949" w:rsidRDefault="00293B6E" w:rsidP="00293B6E">
      <w:pPr>
        <w:pStyle w:val="BodyText"/>
        <w:rPr>
          <w:del w:id="223" w:author="Andrew Hans" w:date="2025-12-19T15:23:00Z" w16du:dateUtc="2025-12-19T21:23:00Z"/>
          <w:rFonts w:ascii="Calibri" w:hAnsi="Calibri" w:cs="Calibri"/>
          <w:highlight w:val="yellow"/>
          <w:rPrChange w:id="224" w:author="Andrew Hans" w:date="2025-12-19T16:27:00Z" w16du:dateUtc="2025-12-19T22:27:00Z">
            <w:rPr>
              <w:del w:id="225" w:author="Andrew Hans" w:date="2025-12-19T15:23:00Z" w16du:dateUtc="2025-12-19T21:23:00Z"/>
            </w:rPr>
          </w:rPrChange>
        </w:rPr>
      </w:pPr>
      <w:del w:id="226" w:author="Andrew Hans" w:date="2025-12-19T15:23:00Z" w16du:dateUtc="2025-12-19T21:23:00Z">
        <w:r w:rsidRPr="003272E8" w:rsidDel="005A3949">
          <w:rPr>
            <w:rFonts w:ascii="Calibri" w:hAnsi="Calibri" w:cs="Calibri"/>
            <w:highlight w:val="yellow"/>
            <w:rPrChange w:id="227" w:author="Andrew Hans" w:date="2025-12-19T16:27:00Z" w16du:dateUtc="2025-12-19T22:27:00Z">
              <w:rPr/>
            </w:rPrChange>
          </w:rPr>
          <w:delText>&lt;Today’s Date&gt;</w:delText>
        </w:r>
      </w:del>
    </w:p>
    <w:p w14:paraId="5A695DD5" w14:textId="6892F421" w:rsidR="00EB3B45" w:rsidRPr="003272E8" w:rsidDel="005A3949" w:rsidRDefault="00EB3B45" w:rsidP="00293B6E">
      <w:pPr>
        <w:pStyle w:val="BodyText"/>
        <w:rPr>
          <w:del w:id="228" w:author="Andrew Hans" w:date="2025-12-19T15:23:00Z" w16du:dateUtc="2025-12-19T21:23:00Z"/>
          <w:rFonts w:ascii="Calibri" w:hAnsi="Calibri" w:cs="Calibri"/>
          <w:highlight w:val="yellow"/>
          <w:rPrChange w:id="229" w:author="Andrew Hans" w:date="2025-12-19T16:27:00Z" w16du:dateUtc="2025-12-19T22:27:00Z">
            <w:rPr>
              <w:del w:id="230" w:author="Andrew Hans" w:date="2025-12-19T15:23:00Z" w16du:dateUtc="2025-12-19T21:23:00Z"/>
            </w:rPr>
          </w:rPrChange>
        </w:rPr>
      </w:pPr>
    </w:p>
    <w:p w14:paraId="53058266" w14:textId="68AC937E" w:rsidR="00FC03EB" w:rsidRPr="003272E8" w:rsidDel="005A3949" w:rsidRDefault="00FC03EB" w:rsidP="00293B6E">
      <w:pPr>
        <w:pStyle w:val="BodyText"/>
        <w:rPr>
          <w:del w:id="231" w:author="Andrew Hans" w:date="2025-12-19T15:23:00Z" w16du:dateUtc="2025-12-19T21:23:00Z"/>
          <w:rFonts w:ascii="Calibri" w:hAnsi="Calibri" w:cs="Calibri"/>
          <w:highlight w:val="yellow"/>
          <w:rPrChange w:id="232" w:author="Andrew Hans" w:date="2025-12-19T16:27:00Z" w16du:dateUtc="2025-12-19T22:27:00Z">
            <w:rPr>
              <w:del w:id="233" w:author="Andrew Hans" w:date="2025-12-19T15:23:00Z" w16du:dateUtc="2025-12-19T21:23:00Z"/>
            </w:rPr>
          </w:rPrChange>
        </w:rPr>
      </w:pPr>
    </w:p>
    <w:p w14:paraId="5E2B4119" w14:textId="3FA32C21" w:rsidR="00FC03EB" w:rsidRPr="003272E8" w:rsidDel="005A3949" w:rsidRDefault="00FC03EB" w:rsidP="00293B6E">
      <w:pPr>
        <w:pStyle w:val="BodyText"/>
        <w:rPr>
          <w:del w:id="234" w:author="Andrew Hans" w:date="2025-12-19T15:23:00Z" w16du:dateUtc="2025-12-19T21:23:00Z"/>
          <w:rFonts w:ascii="Calibri" w:hAnsi="Calibri" w:cs="Calibri"/>
          <w:highlight w:val="yellow"/>
          <w:rPrChange w:id="235" w:author="Andrew Hans" w:date="2025-12-19T16:27:00Z" w16du:dateUtc="2025-12-19T22:27:00Z">
            <w:rPr>
              <w:del w:id="236" w:author="Andrew Hans" w:date="2025-12-19T15:23:00Z" w16du:dateUtc="2025-12-19T21:23:00Z"/>
            </w:rPr>
          </w:rPrChange>
        </w:rPr>
      </w:pPr>
    </w:p>
    <w:p w14:paraId="3E6A3F9A" w14:textId="568A2B42" w:rsidR="00332255" w:rsidRPr="003272E8" w:rsidDel="005A3949" w:rsidRDefault="00293B6E" w:rsidP="00293B6E">
      <w:pPr>
        <w:pStyle w:val="BodyText"/>
        <w:rPr>
          <w:del w:id="237" w:author="Andrew Hans" w:date="2025-12-19T15:23:00Z" w16du:dateUtc="2025-12-19T21:23:00Z"/>
          <w:rFonts w:ascii="Calibri" w:hAnsi="Calibri" w:cs="Calibri"/>
          <w:highlight w:val="yellow"/>
          <w:rPrChange w:id="238" w:author="Andrew Hans" w:date="2025-12-19T16:27:00Z" w16du:dateUtc="2025-12-19T22:27:00Z">
            <w:rPr>
              <w:del w:id="239" w:author="Andrew Hans" w:date="2025-12-19T15:23:00Z" w16du:dateUtc="2025-12-19T21:23:00Z"/>
            </w:rPr>
          </w:rPrChange>
        </w:rPr>
      </w:pPr>
      <w:del w:id="240" w:author="Andrew Hans" w:date="2025-12-19T15:23:00Z" w16du:dateUtc="2025-12-19T21:23:00Z">
        <w:r w:rsidRPr="003272E8" w:rsidDel="005A3949">
          <w:rPr>
            <w:rFonts w:ascii="Calibri" w:hAnsi="Calibri" w:cs="Calibri"/>
            <w:highlight w:val="yellow"/>
            <w:rPrChange w:id="241" w:author="Andrew Hans" w:date="2025-12-19T16:27:00Z" w16du:dateUtc="2025-12-19T22:27:00Z">
              <w:rPr/>
            </w:rPrChange>
          </w:rPr>
          <w:delText>&lt;Borrower(s) Name&gt;</w:delText>
        </w:r>
      </w:del>
    </w:p>
    <w:p w14:paraId="2FF0DCE8" w14:textId="5B5B93BC" w:rsidR="00F53733" w:rsidRPr="003272E8" w:rsidDel="005A3949" w:rsidRDefault="00293B6E" w:rsidP="00293B6E">
      <w:pPr>
        <w:pStyle w:val="BodyText"/>
        <w:rPr>
          <w:del w:id="242" w:author="Andrew Hans" w:date="2025-12-19T15:23:00Z" w16du:dateUtc="2025-12-19T21:23:00Z"/>
          <w:rFonts w:ascii="Calibri" w:hAnsi="Calibri" w:cs="Calibri"/>
          <w:highlight w:val="yellow"/>
          <w:rPrChange w:id="243" w:author="Andrew Hans" w:date="2025-12-19T16:27:00Z" w16du:dateUtc="2025-12-19T22:27:00Z">
            <w:rPr>
              <w:del w:id="244" w:author="Andrew Hans" w:date="2025-12-19T15:23:00Z" w16du:dateUtc="2025-12-19T21:23:00Z"/>
            </w:rPr>
          </w:rPrChange>
        </w:rPr>
      </w:pPr>
      <w:del w:id="245" w:author="Andrew Hans" w:date="2025-12-19T15:23:00Z" w16du:dateUtc="2025-12-19T21:23:00Z">
        <w:r w:rsidRPr="003272E8" w:rsidDel="005A3949">
          <w:rPr>
            <w:rFonts w:ascii="Calibri" w:hAnsi="Calibri" w:cs="Calibri"/>
            <w:highlight w:val="yellow"/>
            <w:rPrChange w:id="246" w:author="Andrew Hans" w:date="2025-12-19T16:27:00Z" w16du:dateUtc="2025-12-19T22:27:00Z">
              <w:rPr/>
            </w:rPrChange>
          </w:rPr>
          <w:delText>&lt;Coborrower(s) Name&gt;</w:delText>
        </w:r>
      </w:del>
    </w:p>
    <w:p w14:paraId="40C8A345" w14:textId="15BD4D32" w:rsidR="00FC03EB" w:rsidRPr="003272E8" w:rsidDel="005A3949" w:rsidRDefault="00293B6E" w:rsidP="00293B6E">
      <w:pPr>
        <w:pStyle w:val="BodyText"/>
        <w:rPr>
          <w:del w:id="247" w:author="Andrew Hans" w:date="2025-12-19T15:23:00Z" w16du:dateUtc="2025-12-19T21:23:00Z"/>
          <w:rFonts w:ascii="Calibri" w:hAnsi="Calibri" w:cs="Calibri"/>
          <w:highlight w:val="yellow"/>
          <w:rPrChange w:id="248" w:author="Andrew Hans" w:date="2025-12-19T16:27:00Z" w16du:dateUtc="2025-12-19T22:27:00Z">
            <w:rPr>
              <w:del w:id="249" w:author="Andrew Hans" w:date="2025-12-19T15:23:00Z" w16du:dateUtc="2025-12-19T21:23:00Z"/>
            </w:rPr>
          </w:rPrChange>
        </w:rPr>
      </w:pPr>
      <w:del w:id="250" w:author="Andrew Hans" w:date="2025-12-19T15:23:00Z" w16du:dateUtc="2025-12-19T21:23:00Z">
        <w:r w:rsidRPr="003272E8" w:rsidDel="005A3949">
          <w:rPr>
            <w:rFonts w:ascii="Calibri" w:hAnsi="Calibri" w:cs="Calibri"/>
            <w:highlight w:val="yellow"/>
            <w:rPrChange w:id="251" w:author="Andrew Hans" w:date="2025-12-19T16:27:00Z" w16du:dateUtc="2025-12-19T22:27:00Z">
              <w:rPr/>
            </w:rPrChange>
          </w:rPr>
          <w:delText>&lt;Mailing Address&gt;</w:delText>
        </w:r>
      </w:del>
    </w:p>
    <w:p w14:paraId="000530AA" w14:textId="3A83017D" w:rsidR="00FC03EB" w:rsidRPr="003272E8" w:rsidDel="005A3949" w:rsidRDefault="00293B6E" w:rsidP="00293B6E">
      <w:pPr>
        <w:pStyle w:val="BodyText"/>
        <w:rPr>
          <w:del w:id="252" w:author="Andrew Hans" w:date="2025-12-19T15:23:00Z" w16du:dateUtc="2025-12-19T21:23:00Z"/>
          <w:rFonts w:ascii="Calibri" w:hAnsi="Calibri" w:cs="Calibri"/>
          <w:highlight w:val="yellow"/>
          <w:rPrChange w:id="253" w:author="Andrew Hans" w:date="2025-12-19T16:27:00Z" w16du:dateUtc="2025-12-19T22:27:00Z">
            <w:rPr>
              <w:del w:id="254" w:author="Andrew Hans" w:date="2025-12-19T15:23:00Z" w16du:dateUtc="2025-12-19T21:23:00Z"/>
            </w:rPr>
          </w:rPrChange>
        </w:rPr>
      </w:pPr>
      <w:del w:id="255" w:author="Andrew Hans" w:date="2025-12-19T15:23:00Z" w16du:dateUtc="2025-12-19T21:23:00Z">
        <w:r w:rsidRPr="003272E8" w:rsidDel="005A3949">
          <w:rPr>
            <w:rFonts w:ascii="Calibri" w:hAnsi="Calibri" w:cs="Calibri"/>
            <w:highlight w:val="yellow"/>
            <w:rPrChange w:id="256" w:author="Andrew Hans" w:date="2025-12-19T16:27:00Z" w16du:dateUtc="2025-12-19T22:27:00Z">
              <w:rPr/>
            </w:rPrChange>
          </w:rPr>
          <w:delText>&lt;Mailing City, State, &amp; Zip&gt;</w:delText>
        </w:r>
      </w:del>
    </w:p>
    <w:p w14:paraId="0BABCE18" w14:textId="4EDCE3B6" w:rsidR="00F53733" w:rsidRPr="003272E8" w:rsidDel="005A3949" w:rsidRDefault="00F53733" w:rsidP="00293B6E">
      <w:pPr>
        <w:pStyle w:val="BodyText"/>
        <w:rPr>
          <w:del w:id="257" w:author="Andrew Hans" w:date="2025-12-19T15:23:00Z" w16du:dateUtc="2025-12-19T21:23:00Z"/>
          <w:rFonts w:ascii="Calibri" w:hAnsi="Calibri" w:cs="Calibri"/>
          <w:highlight w:val="yellow"/>
          <w:rPrChange w:id="258" w:author="Andrew Hans" w:date="2025-12-19T16:27:00Z" w16du:dateUtc="2025-12-19T22:27:00Z">
            <w:rPr>
              <w:del w:id="259" w:author="Andrew Hans" w:date="2025-12-19T15:23:00Z" w16du:dateUtc="2025-12-19T21:23:00Z"/>
            </w:rPr>
          </w:rPrChange>
        </w:rPr>
      </w:pPr>
    </w:p>
    <w:p w14:paraId="34C9E7A6" w14:textId="0B18AC04" w:rsidR="00FC03EB" w:rsidRPr="003272E8" w:rsidDel="005A3949" w:rsidRDefault="00FC03EB" w:rsidP="00293B6E">
      <w:pPr>
        <w:pStyle w:val="BodyText"/>
        <w:rPr>
          <w:del w:id="260" w:author="Andrew Hans" w:date="2025-12-19T15:23:00Z" w16du:dateUtc="2025-12-19T21:23:00Z"/>
          <w:rFonts w:ascii="Calibri" w:hAnsi="Calibri" w:cs="Calibri"/>
          <w:highlight w:val="yellow"/>
          <w:rPrChange w:id="261" w:author="Andrew Hans" w:date="2025-12-19T16:27:00Z" w16du:dateUtc="2025-12-19T22:27:00Z">
            <w:rPr>
              <w:del w:id="262" w:author="Andrew Hans" w:date="2025-12-19T15:23:00Z" w16du:dateUtc="2025-12-19T21:23:00Z"/>
            </w:rPr>
          </w:rPrChange>
        </w:rPr>
      </w:pPr>
    </w:p>
    <w:p w14:paraId="5DDE504B" w14:textId="79C11287" w:rsidR="00640C8E" w:rsidRPr="003272E8" w:rsidDel="005A3949" w:rsidRDefault="00640C8E" w:rsidP="00293B6E">
      <w:pPr>
        <w:pStyle w:val="BodyText"/>
        <w:rPr>
          <w:del w:id="263" w:author="Andrew Hans" w:date="2025-12-19T15:23:00Z" w16du:dateUtc="2025-12-19T21:23:00Z"/>
          <w:rFonts w:ascii="Calibri" w:hAnsi="Calibri" w:cs="Calibri"/>
          <w:highlight w:val="yellow"/>
          <w:rPrChange w:id="264" w:author="Andrew Hans" w:date="2025-12-19T16:27:00Z" w16du:dateUtc="2025-12-19T22:27:00Z">
            <w:rPr>
              <w:del w:id="265" w:author="Andrew Hans" w:date="2025-12-19T15:23:00Z" w16du:dateUtc="2025-12-19T21:23:00Z"/>
            </w:rPr>
          </w:rPrChange>
        </w:rPr>
      </w:pPr>
      <w:del w:id="266" w:author="Andrew Hans" w:date="2025-12-19T15:23:00Z" w16du:dateUtc="2025-12-19T21:23:00Z">
        <w:r w:rsidRPr="003272E8" w:rsidDel="005A3949">
          <w:rPr>
            <w:rFonts w:ascii="Calibri" w:hAnsi="Calibri" w:cs="Calibri"/>
            <w:highlight w:val="yellow"/>
            <w:rPrChange w:id="267" w:author="Andrew Hans" w:date="2025-12-19T16:27:00Z" w16du:dateUtc="2025-12-19T22:27:00Z">
              <w:rPr/>
            </w:rPrChange>
          </w:rPr>
          <w:delText>Loan Number:</w:delText>
        </w:r>
        <w:r w:rsidRPr="003272E8" w:rsidDel="005A3949">
          <w:rPr>
            <w:rFonts w:ascii="Calibri" w:hAnsi="Calibri" w:cs="Calibri"/>
            <w:highlight w:val="yellow"/>
            <w:rPrChange w:id="268" w:author="Andrew Hans" w:date="2025-12-19T16:27:00Z" w16du:dateUtc="2025-12-19T22:27:00Z">
              <w:rPr/>
            </w:rPrChange>
          </w:rPr>
          <w:tab/>
        </w:r>
        <w:r w:rsidR="00ED1A03" w:rsidRPr="003272E8" w:rsidDel="005A3949">
          <w:rPr>
            <w:rFonts w:ascii="Calibri" w:hAnsi="Calibri" w:cs="Calibri"/>
            <w:highlight w:val="yellow"/>
            <w:rPrChange w:id="269" w:author="Andrew Hans" w:date="2025-12-19T16:27:00Z" w16du:dateUtc="2025-12-19T22:27:00Z">
              <w:rPr/>
            </w:rPrChange>
          </w:rPr>
          <w:tab/>
        </w:r>
        <w:r w:rsidR="00293B6E" w:rsidRPr="003272E8" w:rsidDel="005A3949">
          <w:rPr>
            <w:rFonts w:ascii="Calibri" w:hAnsi="Calibri" w:cs="Calibri"/>
            <w:highlight w:val="yellow"/>
            <w:rPrChange w:id="270" w:author="Andrew Hans" w:date="2025-12-19T16:27:00Z" w16du:dateUtc="2025-12-19T22:27:00Z">
              <w:rPr/>
            </w:rPrChange>
          </w:rPr>
          <w:delText>&lt;Loan Number with Preceeding 000&gt;</w:delText>
        </w:r>
        <w:r w:rsidR="00332255" w:rsidRPr="003272E8" w:rsidDel="005A3949">
          <w:rPr>
            <w:rFonts w:ascii="Calibri" w:hAnsi="Calibri" w:cs="Calibri"/>
            <w:highlight w:val="yellow"/>
            <w:rPrChange w:id="271" w:author="Andrew Hans" w:date="2025-12-19T16:27:00Z" w16du:dateUtc="2025-12-19T22:27:00Z">
              <w:rPr/>
            </w:rPrChange>
          </w:rPr>
          <w:tab/>
        </w:r>
      </w:del>
    </w:p>
    <w:p w14:paraId="34BB31CD" w14:textId="0C0B6984" w:rsidR="00640C8E" w:rsidRPr="003272E8" w:rsidDel="005A3949" w:rsidRDefault="00640C8E" w:rsidP="00293B6E">
      <w:pPr>
        <w:pStyle w:val="BodyText"/>
        <w:rPr>
          <w:del w:id="272" w:author="Andrew Hans" w:date="2025-12-19T15:23:00Z" w16du:dateUtc="2025-12-19T21:23:00Z"/>
          <w:rFonts w:ascii="Calibri" w:hAnsi="Calibri" w:cs="Calibri"/>
          <w:highlight w:val="yellow"/>
          <w:rPrChange w:id="273" w:author="Andrew Hans" w:date="2025-12-19T16:27:00Z" w16du:dateUtc="2025-12-19T22:27:00Z">
            <w:rPr>
              <w:del w:id="274" w:author="Andrew Hans" w:date="2025-12-19T15:23:00Z" w16du:dateUtc="2025-12-19T21:23:00Z"/>
            </w:rPr>
          </w:rPrChange>
        </w:rPr>
      </w:pPr>
      <w:del w:id="275" w:author="Andrew Hans" w:date="2025-12-19T15:23:00Z" w16du:dateUtc="2025-12-19T21:23:00Z">
        <w:r w:rsidRPr="003272E8" w:rsidDel="005A3949">
          <w:rPr>
            <w:rFonts w:ascii="Calibri" w:hAnsi="Calibri" w:cs="Calibri"/>
            <w:highlight w:val="yellow"/>
            <w:rPrChange w:id="276" w:author="Andrew Hans" w:date="2025-12-19T16:27:00Z" w16du:dateUtc="2025-12-19T22:27:00Z">
              <w:rPr/>
            </w:rPrChange>
          </w:rPr>
          <w:delText>Property Address:</w:delText>
        </w:r>
        <w:r w:rsidRPr="003272E8" w:rsidDel="005A3949">
          <w:rPr>
            <w:rFonts w:ascii="Calibri" w:hAnsi="Calibri" w:cs="Calibri"/>
            <w:highlight w:val="yellow"/>
            <w:rPrChange w:id="277" w:author="Andrew Hans" w:date="2025-12-19T16:27:00Z" w16du:dateUtc="2025-12-19T22:27:00Z">
              <w:rPr/>
            </w:rPrChange>
          </w:rPr>
          <w:tab/>
        </w:r>
        <w:r w:rsidR="00293B6E" w:rsidRPr="003272E8" w:rsidDel="005A3949">
          <w:rPr>
            <w:rFonts w:ascii="Calibri" w:hAnsi="Calibri" w:cs="Calibri"/>
            <w:highlight w:val="yellow"/>
            <w:rPrChange w:id="278" w:author="Andrew Hans" w:date="2025-12-19T16:27:00Z" w16du:dateUtc="2025-12-19T22:27:00Z">
              <w:rPr/>
            </w:rPrChange>
          </w:rPr>
          <w:delText>&lt;Property Address&gt;</w:delText>
        </w:r>
      </w:del>
    </w:p>
    <w:p w14:paraId="738C7DD3" w14:textId="6B156137" w:rsidR="00332255" w:rsidRPr="003272E8" w:rsidDel="005A3949" w:rsidRDefault="00781A82" w:rsidP="00293B6E">
      <w:pPr>
        <w:pStyle w:val="BodyText"/>
        <w:rPr>
          <w:del w:id="279" w:author="Andrew Hans" w:date="2025-12-19T15:23:00Z" w16du:dateUtc="2025-12-19T21:23:00Z"/>
          <w:rFonts w:ascii="Calibri" w:hAnsi="Calibri" w:cs="Calibri"/>
          <w:highlight w:val="yellow"/>
          <w:rPrChange w:id="280" w:author="Andrew Hans" w:date="2025-12-19T16:27:00Z" w16du:dateUtc="2025-12-19T22:27:00Z">
            <w:rPr>
              <w:del w:id="281" w:author="Andrew Hans" w:date="2025-12-19T15:23:00Z" w16du:dateUtc="2025-12-19T21:23:00Z"/>
            </w:rPr>
          </w:rPrChange>
        </w:rPr>
      </w:pPr>
      <w:del w:id="282" w:author="Andrew Hans" w:date="2025-12-19T15:23:00Z" w16du:dateUtc="2025-12-19T21:23:00Z">
        <w:r w:rsidRPr="003272E8" w:rsidDel="005A3949">
          <w:rPr>
            <w:rFonts w:ascii="Calibri" w:hAnsi="Calibri" w:cs="Calibri"/>
            <w:highlight w:val="yellow"/>
            <w:rPrChange w:id="283" w:author="Andrew Hans" w:date="2025-12-19T16:27:00Z" w16du:dateUtc="2025-12-19T22:27:00Z">
              <w:rPr/>
            </w:rPrChange>
          </w:rPr>
          <w:tab/>
        </w:r>
        <w:r w:rsidR="00293B6E" w:rsidRPr="003272E8" w:rsidDel="005A3949">
          <w:rPr>
            <w:rFonts w:ascii="Calibri" w:hAnsi="Calibri" w:cs="Calibri"/>
            <w:highlight w:val="yellow"/>
            <w:rPrChange w:id="284" w:author="Andrew Hans" w:date="2025-12-19T16:27:00Z" w16du:dateUtc="2025-12-19T22:27:00Z">
              <w:rPr/>
            </w:rPrChange>
          </w:rPr>
          <w:tab/>
        </w:r>
        <w:r w:rsidR="00293B6E" w:rsidRPr="003272E8" w:rsidDel="005A3949">
          <w:rPr>
            <w:rFonts w:ascii="Calibri" w:hAnsi="Calibri" w:cs="Calibri"/>
            <w:highlight w:val="yellow"/>
            <w:rPrChange w:id="285" w:author="Andrew Hans" w:date="2025-12-19T16:27:00Z" w16du:dateUtc="2025-12-19T22:27:00Z">
              <w:rPr/>
            </w:rPrChange>
          </w:rPr>
          <w:tab/>
          <w:delText>&lt;Property City, State, &amp; Zip&gt;</w:delText>
        </w:r>
      </w:del>
    </w:p>
    <w:p w14:paraId="4580C77C" w14:textId="2E3F64EE" w:rsidR="00FC03EB" w:rsidRPr="003272E8" w:rsidDel="005A3949" w:rsidRDefault="00FC03EB" w:rsidP="00293B6E">
      <w:pPr>
        <w:pStyle w:val="BodyText"/>
        <w:rPr>
          <w:del w:id="286" w:author="Andrew Hans" w:date="2025-12-19T15:23:00Z" w16du:dateUtc="2025-12-19T21:23:00Z"/>
          <w:rFonts w:ascii="Calibri" w:hAnsi="Calibri" w:cs="Calibri"/>
          <w:highlight w:val="yellow"/>
          <w:rPrChange w:id="287" w:author="Andrew Hans" w:date="2025-12-19T16:27:00Z" w16du:dateUtc="2025-12-19T22:27:00Z">
            <w:rPr>
              <w:del w:id="288" w:author="Andrew Hans" w:date="2025-12-19T15:23:00Z" w16du:dateUtc="2025-12-19T21:23:00Z"/>
            </w:rPr>
          </w:rPrChange>
        </w:rPr>
      </w:pPr>
    </w:p>
    <w:p w14:paraId="2B20FC07" w14:textId="6703DDFD" w:rsidR="00640C8E" w:rsidRPr="003272E8" w:rsidDel="005A3949" w:rsidRDefault="00640C8E" w:rsidP="00293B6E">
      <w:pPr>
        <w:pStyle w:val="BodyText"/>
        <w:rPr>
          <w:del w:id="289" w:author="Andrew Hans" w:date="2025-12-19T15:23:00Z" w16du:dateUtc="2025-12-19T21:23:00Z"/>
          <w:rFonts w:ascii="Calibri" w:hAnsi="Calibri" w:cs="Calibri"/>
          <w:highlight w:val="yellow"/>
          <w:rPrChange w:id="290" w:author="Andrew Hans" w:date="2025-12-19T16:27:00Z" w16du:dateUtc="2025-12-19T22:27:00Z">
            <w:rPr>
              <w:del w:id="291" w:author="Andrew Hans" w:date="2025-12-19T15:23:00Z" w16du:dateUtc="2025-12-19T21:23:00Z"/>
            </w:rPr>
          </w:rPrChange>
        </w:rPr>
      </w:pPr>
      <w:del w:id="292" w:author="Andrew Hans" w:date="2025-12-19T15:23:00Z" w16du:dateUtc="2025-12-19T21:23:00Z">
        <w:r w:rsidRPr="003272E8" w:rsidDel="005A3949">
          <w:rPr>
            <w:rFonts w:ascii="Calibri" w:hAnsi="Calibri" w:cs="Calibri"/>
            <w:highlight w:val="yellow"/>
            <w:rPrChange w:id="293" w:author="Andrew Hans" w:date="2025-12-19T16:27:00Z" w16du:dateUtc="2025-12-19T22:27:00Z">
              <w:rPr/>
            </w:rPrChange>
          </w:rPr>
          <w:tab/>
        </w:r>
        <w:r w:rsidRPr="003272E8" w:rsidDel="005A3949">
          <w:rPr>
            <w:rFonts w:ascii="Calibri" w:hAnsi="Calibri" w:cs="Calibri"/>
            <w:highlight w:val="yellow"/>
            <w:rPrChange w:id="294" w:author="Andrew Hans" w:date="2025-12-19T16:27:00Z" w16du:dateUtc="2025-12-19T22:27:00Z">
              <w:rPr/>
            </w:rPrChange>
          </w:rPr>
          <w:tab/>
        </w:r>
      </w:del>
    </w:p>
    <w:p w14:paraId="2B715F6D" w14:textId="7D40D7C5" w:rsidR="00844C68" w:rsidRPr="003272E8" w:rsidDel="005A3949" w:rsidRDefault="00844C68" w:rsidP="00781A82">
      <w:pPr>
        <w:suppressAutoHyphens/>
        <w:autoSpaceDE w:val="0"/>
        <w:autoSpaceDN w:val="0"/>
        <w:adjustRightInd w:val="0"/>
        <w:rPr>
          <w:del w:id="295" w:author="Andrew Hans" w:date="2025-12-19T15:23:00Z" w16du:dateUtc="2025-12-19T21:23:00Z"/>
          <w:rFonts w:ascii="Calibri" w:hAnsi="Calibri" w:cs="Calibri"/>
          <w:sz w:val="22"/>
          <w:szCs w:val="22"/>
          <w:highlight w:val="yellow"/>
          <w:rPrChange w:id="296" w:author="Andrew Hans" w:date="2025-12-19T16:27:00Z" w16du:dateUtc="2025-12-19T22:27:00Z">
            <w:rPr>
              <w:del w:id="297" w:author="Andrew Hans" w:date="2025-12-19T15:23:00Z" w16du:dateUtc="2025-12-19T21:23:00Z"/>
              <w:sz w:val="22"/>
              <w:szCs w:val="22"/>
            </w:rPr>
          </w:rPrChange>
        </w:rPr>
      </w:pPr>
      <w:del w:id="298" w:author="Andrew Hans" w:date="2025-12-19T15:23:00Z" w16du:dateUtc="2025-12-19T21:23:00Z">
        <w:r w:rsidRPr="003272E8" w:rsidDel="005A3949">
          <w:rPr>
            <w:rFonts w:ascii="Calibri" w:hAnsi="Calibri" w:cs="Calibri"/>
            <w:sz w:val="22"/>
            <w:szCs w:val="22"/>
            <w:highlight w:val="yellow"/>
            <w:rPrChange w:id="299" w:author="Andrew Hans" w:date="2025-12-19T16:27:00Z" w16du:dateUtc="2025-12-19T22:27:00Z">
              <w:rPr>
                <w:sz w:val="22"/>
                <w:szCs w:val="22"/>
              </w:rPr>
            </w:rPrChange>
          </w:rPr>
          <w:delText xml:space="preserve">Dear </w:delText>
        </w:r>
        <w:r w:rsidR="00293B6E" w:rsidRPr="003272E8" w:rsidDel="005A3949">
          <w:rPr>
            <w:rFonts w:ascii="Calibri" w:hAnsi="Calibri" w:cs="Calibri"/>
            <w:color w:val="C00000"/>
            <w:sz w:val="22"/>
            <w:szCs w:val="22"/>
            <w:highlight w:val="yellow"/>
            <w:rPrChange w:id="300" w:author="Andrew Hans" w:date="2025-12-19T16:27:00Z" w16du:dateUtc="2025-12-19T22:27:00Z">
              <w:rPr>
                <w:color w:val="C00000"/>
                <w:sz w:val="22"/>
                <w:szCs w:val="22"/>
              </w:rPr>
            </w:rPrChange>
          </w:rPr>
          <w:delText>&lt;Borrower(s) Name&gt;</w:delText>
        </w:r>
        <w:r w:rsidR="00C56E1F" w:rsidRPr="003272E8" w:rsidDel="005A3949">
          <w:rPr>
            <w:rFonts w:ascii="Calibri" w:hAnsi="Calibri" w:cs="Calibri"/>
            <w:color w:val="C00000"/>
            <w:sz w:val="22"/>
            <w:szCs w:val="22"/>
            <w:highlight w:val="yellow"/>
            <w:rPrChange w:id="301" w:author="Andrew Hans" w:date="2025-12-19T16:27:00Z" w16du:dateUtc="2025-12-19T22:27:00Z">
              <w:rPr>
                <w:color w:val="C00000"/>
                <w:sz w:val="22"/>
                <w:szCs w:val="22"/>
              </w:rPr>
            </w:rPrChange>
          </w:rPr>
          <w:delText>:</w:delText>
        </w:r>
      </w:del>
    </w:p>
    <w:p w14:paraId="3766ABFE" w14:textId="543BE740" w:rsidR="001D0D41" w:rsidRPr="003272E8" w:rsidDel="005A3949" w:rsidRDefault="001D0D41" w:rsidP="00781A82">
      <w:pPr>
        <w:tabs>
          <w:tab w:val="left" w:pos="9990"/>
        </w:tabs>
        <w:autoSpaceDE w:val="0"/>
        <w:autoSpaceDN w:val="0"/>
        <w:adjustRightInd w:val="0"/>
        <w:rPr>
          <w:del w:id="302" w:author="Andrew Hans" w:date="2025-12-19T15:23:00Z" w16du:dateUtc="2025-12-19T21:23:00Z"/>
          <w:rFonts w:ascii="Calibri" w:hAnsi="Calibri" w:cs="Calibri"/>
          <w:bCs/>
          <w:color w:val="000000"/>
          <w:sz w:val="22"/>
          <w:szCs w:val="22"/>
          <w:highlight w:val="yellow"/>
          <w:rPrChange w:id="303" w:author="Andrew Hans" w:date="2025-12-19T16:27:00Z" w16du:dateUtc="2025-12-19T22:27:00Z">
            <w:rPr>
              <w:del w:id="304" w:author="Andrew Hans" w:date="2025-12-19T15:23:00Z" w16du:dateUtc="2025-12-19T21:23:00Z"/>
              <w:bCs/>
              <w:color w:val="000000"/>
              <w:sz w:val="22"/>
              <w:szCs w:val="22"/>
            </w:rPr>
          </w:rPrChange>
        </w:rPr>
      </w:pPr>
    </w:p>
    <w:p w14:paraId="78E10F7A" w14:textId="3E5914F8" w:rsidR="005A19AC" w:rsidRPr="00DC0601" w:rsidRDefault="00332255" w:rsidP="00C56E1F">
      <w:pPr>
        <w:jc w:val="both"/>
        <w:rPr>
          <w:rFonts w:ascii="Calibri" w:hAnsi="Calibri" w:cs="Calibri"/>
          <w:sz w:val="22"/>
          <w:szCs w:val="22"/>
          <w:rPrChange w:id="305" w:author="Andrew Hans" w:date="2025-12-19T15:58:00Z" w16du:dateUtc="2025-12-19T21:58:00Z">
            <w:rPr>
              <w:sz w:val="22"/>
              <w:szCs w:val="22"/>
            </w:rPr>
          </w:rPrChange>
        </w:rPr>
      </w:pPr>
      <w:del w:id="306" w:author="Andrew Hans" w:date="2025-12-22T15:01:00Z" w16du:dateUtc="2025-12-22T21:01:00Z">
        <w:r w:rsidRPr="003272E8" w:rsidDel="00774AB9">
          <w:rPr>
            <w:rFonts w:ascii="Calibri" w:hAnsi="Calibri" w:cs="Calibri"/>
            <w:sz w:val="22"/>
            <w:szCs w:val="22"/>
            <w:highlight w:val="yellow"/>
            <w:rPrChange w:id="307" w:author="Andrew Hans" w:date="2025-12-19T16:27:00Z" w16du:dateUtc="2025-12-19T22:27:00Z">
              <w:rPr>
                <w:sz w:val="22"/>
                <w:szCs w:val="22"/>
              </w:rPr>
            </w:rPrChange>
          </w:rPr>
          <w:delText>Village Capital &amp; Investment LLC</w:delText>
        </w:r>
        <w:r w:rsidRPr="00DC0601" w:rsidDel="00774AB9">
          <w:rPr>
            <w:rFonts w:ascii="Calibri" w:hAnsi="Calibri" w:cs="Calibri"/>
            <w:sz w:val="22"/>
            <w:szCs w:val="22"/>
            <w:rPrChange w:id="308" w:author="Andrew Hans" w:date="2025-12-19T15:58:00Z" w16du:dateUtc="2025-12-19T21:58:00Z">
              <w:rPr>
                <w:sz w:val="22"/>
                <w:szCs w:val="22"/>
              </w:rPr>
            </w:rPrChange>
          </w:rPr>
          <w:delText xml:space="preserve"> </w:delText>
        </w:r>
      </w:del>
      <w:ins w:id="309" w:author="Andrew Hans" w:date="2025-12-22T15:01:00Z" w16du:dateUtc="2025-12-22T21:01:00Z">
        <w:r w:rsidR="00774AB9">
          <w:rPr>
            <w:rFonts w:ascii="Calibri" w:hAnsi="Calibri" w:cs="Calibri"/>
            <w:sz w:val="22"/>
            <w:szCs w:val="22"/>
          </w:rPr>
          <w:t>{[</w:t>
        </w:r>
        <w:commentRangeStart w:id="310"/>
        <w:commentRangeStart w:id="311"/>
        <w:proofErr w:type="spellStart"/>
        <w:r w:rsidR="00774AB9">
          <w:rPr>
            <w:rFonts w:ascii="Calibri" w:hAnsi="Calibri" w:cs="Calibri"/>
            <w:sz w:val="22"/>
            <w:szCs w:val="22"/>
          </w:rPr>
          <w:t>CompanyLongName</w:t>
        </w:r>
      </w:ins>
      <w:commentRangeEnd w:id="310"/>
      <w:proofErr w:type="spellEnd"/>
      <w:r w:rsidR="00CE5BA0">
        <w:rPr>
          <w:rStyle w:val="CommentReference"/>
          <w:rFonts w:ascii="Calibri" w:hAnsi="Calibri" w:cs="Calibri"/>
          <w:sz w:val="22"/>
          <w:szCs w:val="22"/>
        </w:rPr>
        <w:commentReference w:id="310"/>
      </w:r>
      <w:commentRangeEnd w:id="311"/>
      <w:r w:rsidR="00817E55">
        <w:rPr>
          <w:rStyle w:val="CommentReference"/>
        </w:rPr>
        <w:commentReference w:id="311"/>
      </w:r>
      <w:ins w:id="312" w:author="Andrew Hans" w:date="2025-12-22T15:01:00Z" w16du:dateUtc="2025-12-22T21:01:00Z">
        <w:r w:rsidR="00774AB9">
          <w:rPr>
            <w:rFonts w:ascii="Calibri" w:hAnsi="Calibri" w:cs="Calibri"/>
            <w:sz w:val="22"/>
            <w:szCs w:val="22"/>
          </w:rPr>
          <w:t xml:space="preserve">]} </w:t>
        </w:r>
      </w:ins>
      <w:r w:rsidR="00202323" w:rsidRPr="00DC0601">
        <w:rPr>
          <w:rFonts w:ascii="Calibri" w:hAnsi="Calibri" w:cs="Calibri"/>
          <w:sz w:val="22"/>
          <w:szCs w:val="22"/>
          <w:rPrChange w:id="313" w:author="Andrew Hans" w:date="2025-12-19T15:58:00Z" w16du:dateUtc="2025-12-19T21:58:00Z">
            <w:rPr>
              <w:sz w:val="22"/>
              <w:szCs w:val="22"/>
            </w:rPr>
          </w:rPrChange>
        </w:rPr>
        <w:t xml:space="preserve">recognizes that homeownership can be challenging and is committed to helping its customers avoid foreclosure whenever possible. </w:t>
      </w:r>
    </w:p>
    <w:p w14:paraId="6D1BC436" w14:textId="77777777" w:rsidR="005A19AC" w:rsidRPr="00DC0601" w:rsidRDefault="005A19AC" w:rsidP="00C56E1F">
      <w:pPr>
        <w:jc w:val="both"/>
        <w:rPr>
          <w:rFonts w:ascii="Calibri" w:hAnsi="Calibri" w:cs="Calibri"/>
          <w:sz w:val="22"/>
          <w:szCs w:val="22"/>
          <w:rPrChange w:id="314" w:author="Andrew Hans" w:date="2025-12-19T15:58:00Z" w16du:dateUtc="2025-12-19T21:58:00Z">
            <w:rPr>
              <w:sz w:val="22"/>
              <w:szCs w:val="22"/>
            </w:rPr>
          </w:rPrChange>
        </w:rPr>
      </w:pPr>
    </w:p>
    <w:p w14:paraId="5D43466C" w14:textId="3ADC0639" w:rsidR="00202323" w:rsidRPr="00DC0601" w:rsidRDefault="00202323" w:rsidP="00C56E1F">
      <w:pPr>
        <w:jc w:val="both"/>
        <w:rPr>
          <w:rFonts w:ascii="Calibri" w:hAnsi="Calibri" w:cs="Calibri"/>
          <w:sz w:val="22"/>
          <w:szCs w:val="22"/>
          <w:rPrChange w:id="315" w:author="Andrew Hans" w:date="2025-12-19T15:58:00Z" w16du:dateUtc="2025-12-19T21:58:00Z">
            <w:rPr>
              <w:sz w:val="22"/>
              <w:szCs w:val="22"/>
            </w:rPr>
          </w:rPrChange>
        </w:rPr>
      </w:pPr>
      <w:r w:rsidRPr="00DC0601">
        <w:rPr>
          <w:rFonts w:ascii="Calibri" w:hAnsi="Calibri" w:cs="Calibri"/>
          <w:sz w:val="22"/>
          <w:szCs w:val="22"/>
          <w:rPrChange w:id="316" w:author="Andrew Hans" w:date="2025-12-19T15:58:00Z" w16du:dateUtc="2025-12-19T21:58:00Z">
            <w:rPr>
              <w:sz w:val="22"/>
              <w:szCs w:val="22"/>
            </w:rPr>
          </w:rPrChange>
        </w:rPr>
        <w:t xml:space="preserve">To assist homeowners experiencing financial setbacks, </w:t>
      </w:r>
      <w:del w:id="317" w:author="Andrew Hans" w:date="2025-12-22T15:01:00Z" w16du:dateUtc="2025-12-22T21:01:00Z">
        <w:r w:rsidR="00332255" w:rsidRPr="003272E8" w:rsidDel="00774AB9">
          <w:rPr>
            <w:rFonts w:ascii="Calibri" w:hAnsi="Calibri" w:cs="Calibri"/>
            <w:sz w:val="22"/>
            <w:szCs w:val="22"/>
            <w:highlight w:val="yellow"/>
            <w:rPrChange w:id="318" w:author="Andrew Hans" w:date="2025-12-19T16:27:00Z" w16du:dateUtc="2025-12-19T22:27:00Z">
              <w:rPr>
                <w:sz w:val="22"/>
                <w:szCs w:val="22"/>
              </w:rPr>
            </w:rPrChange>
          </w:rPr>
          <w:delText>Village Capital &amp; Investment LLC</w:delText>
        </w:r>
        <w:r w:rsidR="00332255" w:rsidRPr="00DC0601" w:rsidDel="00774AB9">
          <w:rPr>
            <w:rFonts w:ascii="Calibri" w:hAnsi="Calibri" w:cs="Calibri"/>
            <w:sz w:val="22"/>
            <w:szCs w:val="22"/>
            <w:rPrChange w:id="319" w:author="Andrew Hans" w:date="2025-12-19T15:58:00Z" w16du:dateUtc="2025-12-19T21:58:00Z">
              <w:rPr>
                <w:sz w:val="22"/>
                <w:szCs w:val="22"/>
              </w:rPr>
            </w:rPrChange>
          </w:rPr>
          <w:delText xml:space="preserve"> </w:delText>
        </w:r>
      </w:del>
      <w:ins w:id="320" w:author="Andrew Hans" w:date="2025-12-22T15:01:00Z" w16du:dateUtc="2025-12-22T21:01:00Z">
        <w:r w:rsidR="00774AB9">
          <w:rPr>
            <w:rFonts w:ascii="Calibri" w:hAnsi="Calibri" w:cs="Calibri"/>
            <w:sz w:val="22"/>
            <w:szCs w:val="22"/>
          </w:rPr>
          <w:t>{[</w:t>
        </w:r>
        <w:commentRangeStart w:id="321"/>
        <w:commentRangeStart w:id="322"/>
        <w:proofErr w:type="spellStart"/>
        <w:r w:rsidR="00774AB9">
          <w:rPr>
            <w:rFonts w:ascii="Calibri" w:hAnsi="Calibri" w:cs="Calibri"/>
            <w:sz w:val="22"/>
            <w:szCs w:val="22"/>
          </w:rPr>
          <w:t>CompanyLongName</w:t>
        </w:r>
      </w:ins>
      <w:commentRangeEnd w:id="321"/>
      <w:proofErr w:type="spellEnd"/>
      <w:r w:rsidR="00CE5BA0">
        <w:rPr>
          <w:rStyle w:val="CommentReference"/>
          <w:rFonts w:ascii="Calibri" w:hAnsi="Calibri" w:cs="Calibri"/>
          <w:sz w:val="22"/>
          <w:szCs w:val="22"/>
        </w:rPr>
        <w:commentReference w:id="321"/>
      </w:r>
      <w:commentRangeEnd w:id="322"/>
      <w:r w:rsidR="00817E55">
        <w:rPr>
          <w:rStyle w:val="CommentReference"/>
        </w:rPr>
        <w:commentReference w:id="322"/>
      </w:r>
      <w:ins w:id="323" w:author="Andrew Hans" w:date="2025-12-22T15:01:00Z" w16du:dateUtc="2025-12-22T21:01:00Z">
        <w:r w:rsidR="00774AB9">
          <w:rPr>
            <w:rFonts w:ascii="Calibri" w:hAnsi="Calibri" w:cs="Calibri"/>
            <w:sz w:val="22"/>
            <w:szCs w:val="22"/>
          </w:rPr>
          <w:t xml:space="preserve">]} </w:t>
        </w:r>
      </w:ins>
      <w:r w:rsidR="00D21BEE" w:rsidRPr="00DC0601">
        <w:rPr>
          <w:rFonts w:ascii="Calibri" w:hAnsi="Calibri" w:cs="Calibri"/>
          <w:sz w:val="22"/>
          <w:szCs w:val="22"/>
          <w:rPrChange w:id="324" w:author="Andrew Hans" w:date="2025-12-19T15:58:00Z" w16du:dateUtc="2025-12-19T21:58:00Z">
            <w:rPr>
              <w:sz w:val="22"/>
              <w:szCs w:val="22"/>
            </w:rPr>
          </w:rPrChange>
        </w:rPr>
        <w:t xml:space="preserve">offers </w:t>
      </w:r>
      <w:proofErr w:type="gramStart"/>
      <w:r w:rsidR="00D21BEE" w:rsidRPr="00DC0601">
        <w:rPr>
          <w:rFonts w:ascii="Calibri" w:hAnsi="Calibri" w:cs="Calibri"/>
          <w:sz w:val="22"/>
          <w:szCs w:val="22"/>
          <w:rPrChange w:id="325" w:author="Andrew Hans" w:date="2025-12-19T15:58:00Z" w16du:dateUtc="2025-12-19T21:58:00Z">
            <w:rPr>
              <w:sz w:val="22"/>
              <w:szCs w:val="22"/>
            </w:rPr>
          </w:rPrChange>
        </w:rPr>
        <w:t>a number of</w:t>
      </w:r>
      <w:proofErr w:type="gramEnd"/>
      <w:r w:rsidR="00D21BEE" w:rsidRPr="00DC0601">
        <w:rPr>
          <w:rFonts w:ascii="Calibri" w:hAnsi="Calibri" w:cs="Calibri"/>
          <w:sz w:val="22"/>
          <w:szCs w:val="22"/>
          <w:rPrChange w:id="326" w:author="Andrew Hans" w:date="2025-12-19T15:58:00Z" w16du:dateUtc="2025-12-19T21:58:00Z">
            <w:rPr>
              <w:sz w:val="22"/>
              <w:szCs w:val="22"/>
            </w:rPr>
          </w:rPrChange>
        </w:rPr>
        <w:t xml:space="preserve"> options, including:</w:t>
      </w:r>
    </w:p>
    <w:p w14:paraId="78F19258" w14:textId="77777777" w:rsidR="005C0A44" w:rsidRPr="00DC0601" w:rsidRDefault="005C0A44" w:rsidP="00781A82">
      <w:pPr>
        <w:rPr>
          <w:rFonts w:ascii="Calibri" w:hAnsi="Calibri" w:cs="Calibri"/>
          <w:sz w:val="22"/>
          <w:szCs w:val="22"/>
          <w:rPrChange w:id="327" w:author="Andrew Hans" w:date="2025-12-19T15:58:00Z" w16du:dateUtc="2025-12-19T21:58:00Z">
            <w:rPr>
              <w:sz w:val="22"/>
              <w:szCs w:val="22"/>
            </w:rPr>
          </w:rPrChange>
        </w:rPr>
      </w:pPr>
    </w:p>
    <w:p w14:paraId="6688367F" w14:textId="77777777" w:rsidR="00D21BEE" w:rsidRPr="00DC0601" w:rsidRDefault="00680634" w:rsidP="00781A82">
      <w:pPr>
        <w:numPr>
          <w:ilvl w:val="0"/>
          <w:numId w:val="9"/>
        </w:numPr>
        <w:rPr>
          <w:rFonts w:ascii="Calibri" w:hAnsi="Calibri" w:cs="Calibri"/>
          <w:sz w:val="22"/>
          <w:szCs w:val="22"/>
          <w:rPrChange w:id="328" w:author="Andrew Hans" w:date="2025-12-19T15:58:00Z" w16du:dateUtc="2025-12-19T21:58:00Z">
            <w:rPr>
              <w:sz w:val="22"/>
              <w:szCs w:val="22"/>
            </w:rPr>
          </w:rPrChange>
        </w:rPr>
      </w:pPr>
      <w:r w:rsidRPr="00DC0601">
        <w:rPr>
          <w:rFonts w:ascii="Calibri" w:hAnsi="Calibri" w:cs="Calibri"/>
          <w:sz w:val="22"/>
          <w:szCs w:val="22"/>
          <w:rPrChange w:id="329" w:author="Andrew Hans" w:date="2025-12-19T15:58:00Z" w16du:dateUtc="2025-12-19T21:58:00Z">
            <w:rPr>
              <w:sz w:val="22"/>
              <w:szCs w:val="22"/>
            </w:rPr>
          </w:rPrChange>
        </w:rPr>
        <w:t>Repayment Plans</w:t>
      </w:r>
    </w:p>
    <w:p w14:paraId="129FA225" w14:textId="77777777" w:rsidR="005C0A44" w:rsidRPr="00DC0601" w:rsidRDefault="005C0A44" w:rsidP="00781A82">
      <w:pPr>
        <w:numPr>
          <w:ilvl w:val="0"/>
          <w:numId w:val="9"/>
        </w:numPr>
        <w:rPr>
          <w:rFonts w:ascii="Calibri" w:hAnsi="Calibri" w:cs="Calibri"/>
          <w:sz w:val="22"/>
          <w:szCs w:val="22"/>
          <w:rPrChange w:id="330" w:author="Andrew Hans" w:date="2025-12-19T15:58:00Z" w16du:dateUtc="2025-12-19T21:58:00Z">
            <w:rPr>
              <w:sz w:val="22"/>
              <w:szCs w:val="22"/>
            </w:rPr>
          </w:rPrChange>
        </w:rPr>
      </w:pPr>
      <w:r w:rsidRPr="00DC0601">
        <w:rPr>
          <w:rFonts w:ascii="Calibri" w:hAnsi="Calibri" w:cs="Calibri"/>
          <w:sz w:val="22"/>
          <w:szCs w:val="22"/>
          <w:rPrChange w:id="331" w:author="Andrew Hans" w:date="2025-12-19T15:58:00Z" w16du:dateUtc="2025-12-19T21:58:00Z">
            <w:rPr>
              <w:sz w:val="22"/>
              <w:szCs w:val="22"/>
            </w:rPr>
          </w:rPrChange>
        </w:rPr>
        <w:t>Loan Modifications</w:t>
      </w:r>
    </w:p>
    <w:p w14:paraId="111C3086" w14:textId="77777777" w:rsidR="005C0A44" w:rsidRPr="00DC0601" w:rsidRDefault="005C0A44" w:rsidP="00781A82">
      <w:pPr>
        <w:numPr>
          <w:ilvl w:val="0"/>
          <w:numId w:val="9"/>
        </w:numPr>
        <w:rPr>
          <w:rFonts w:ascii="Calibri" w:hAnsi="Calibri" w:cs="Calibri"/>
          <w:sz w:val="22"/>
          <w:szCs w:val="22"/>
          <w:rPrChange w:id="332" w:author="Andrew Hans" w:date="2025-12-19T15:58:00Z" w16du:dateUtc="2025-12-19T21:58:00Z">
            <w:rPr>
              <w:sz w:val="22"/>
              <w:szCs w:val="22"/>
            </w:rPr>
          </w:rPrChange>
        </w:rPr>
      </w:pPr>
      <w:r w:rsidRPr="00DC0601">
        <w:rPr>
          <w:rFonts w:ascii="Calibri" w:hAnsi="Calibri" w:cs="Calibri"/>
          <w:sz w:val="22"/>
          <w:szCs w:val="22"/>
          <w:rPrChange w:id="333" w:author="Andrew Hans" w:date="2025-12-19T15:58:00Z" w16du:dateUtc="2025-12-19T21:58:00Z">
            <w:rPr>
              <w:sz w:val="22"/>
              <w:szCs w:val="22"/>
            </w:rPr>
          </w:rPrChange>
        </w:rPr>
        <w:t>Short Sales</w:t>
      </w:r>
    </w:p>
    <w:p w14:paraId="017E384F" w14:textId="77777777" w:rsidR="005C0A44" w:rsidRPr="00DC0601" w:rsidRDefault="005C0A44" w:rsidP="00781A82">
      <w:pPr>
        <w:numPr>
          <w:ilvl w:val="0"/>
          <w:numId w:val="9"/>
        </w:numPr>
        <w:rPr>
          <w:rFonts w:ascii="Calibri" w:hAnsi="Calibri" w:cs="Calibri"/>
          <w:sz w:val="22"/>
          <w:szCs w:val="22"/>
          <w:rPrChange w:id="334" w:author="Andrew Hans" w:date="2025-12-19T15:58:00Z" w16du:dateUtc="2025-12-19T21:58:00Z">
            <w:rPr>
              <w:sz w:val="22"/>
              <w:szCs w:val="22"/>
            </w:rPr>
          </w:rPrChange>
        </w:rPr>
      </w:pPr>
      <w:r w:rsidRPr="00DC0601">
        <w:rPr>
          <w:rFonts w:ascii="Calibri" w:hAnsi="Calibri" w:cs="Calibri"/>
          <w:sz w:val="22"/>
          <w:szCs w:val="22"/>
          <w:rPrChange w:id="335" w:author="Andrew Hans" w:date="2025-12-19T15:58:00Z" w16du:dateUtc="2025-12-19T21:58:00Z">
            <w:rPr>
              <w:sz w:val="22"/>
              <w:szCs w:val="22"/>
            </w:rPr>
          </w:rPrChange>
        </w:rPr>
        <w:t>Settlements</w:t>
      </w:r>
    </w:p>
    <w:p w14:paraId="6242E7F1" w14:textId="77777777" w:rsidR="00D21BEE" w:rsidRPr="00DC0601" w:rsidRDefault="00D21BEE" w:rsidP="00781A82">
      <w:pPr>
        <w:rPr>
          <w:rFonts w:ascii="Calibri" w:hAnsi="Calibri" w:cs="Calibri"/>
          <w:sz w:val="22"/>
          <w:szCs w:val="22"/>
          <w:rPrChange w:id="336" w:author="Andrew Hans" w:date="2025-12-19T15:58:00Z" w16du:dateUtc="2025-12-19T21:58:00Z">
            <w:rPr>
              <w:sz w:val="22"/>
              <w:szCs w:val="22"/>
            </w:rPr>
          </w:rPrChange>
        </w:rPr>
      </w:pPr>
    </w:p>
    <w:p w14:paraId="3BC90010" w14:textId="77777777" w:rsidR="00381643" w:rsidRPr="00DC0601" w:rsidRDefault="00381643" w:rsidP="00781A82">
      <w:pPr>
        <w:jc w:val="both"/>
        <w:rPr>
          <w:rFonts w:ascii="Calibri" w:hAnsi="Calibri" w:cs="Calibri"/>
          <w:sz w:val="22"/>
          <w:szCs w:val="22"/>
          <w:rPrChange w:id="337" w:author="Andrew Hans" w:date="2025-12-19T15:58:00Z" w16du:dateUtc="2025-12-19T21:58:00Z">
            <w:rPr>
              <w:sz w:val="22"/>
              <w:szCs w:val="22"/>
            </w:rPr>
          </w:rPrChange>
        </w:rPr>
      </w:pPr>
      <w:r w:rsidRPr="00DC0601">
        <w:rPr>
          <w:rFonts w:ascii="Calibri" w:hAnsi="Calibri" w:cs="Calibri"/>
          <w:sz w:val="22"/>
          <w:szCs w:val="22"/>
          <w:rPrChange w:id="338" w:author="Andrew Hans" w:date="2025-12-19T15:58:00Z" w16du:dateUtc="2025-12-19T21:58:00Z">
            <w:rPr>
              <w:sz w:val="22"/>
              <w:szCs w:val="22"/>
            </w:rPr>
          </w:rPrChange>
        </w:rPr>
        <w:t xml:space="preserve">Please contact us to assess your financial situation and explore potential options that may be available to you to avoid foreclosure. </w:t>
      </w:r>
      <w:r w:rsidR="0063247F" w:rsidRPr="00DC0601">
        <w:rPr>
          <w:rFonts w:ascii="Calibri" w:hAnsi="Calibri" w:cs="Calibri"/>
          <w:sz w:val="22"/>
          <w:szCs w:val="22"/>
          <w:rPrChange w:id="339" w:author="Andrew Hans" w:date="2025-12-19T15:58:00Z" w16du:dateUtc="2025-12-19T21:58:00Z">
            <w:rPr>
              <w:sz w:val="22"/>
              <w:szCs w:val="22"/>
            </w:rPr>
          </w:rPrChange>
        </w:rPr>
        <w:t>It is impor</w:t>
      </w:r>
      <w:r w:rsidR="008B15BA" w:rsidRPr="00DC0601">
        <w:rPr>
          <w:rFonts w:ascii="Calibri" w:hAnsi="Calibri" w:cs="Calibri"/>
          <w:sz w:val="22"/>
          <w:szCs w:val="22"/>
          <w:rPrChange w:id="340" w:author="Andrew Hans" w:date="2025-12-19T15:58:00Z" w16du:dateUtc="2025-12-19T21:58:00Z">
            <w:rPr>
              <w:sz w:val="22"/>
              <w:szCs w:val="22"/>
            </w:rPr>
          </w:rPrChange>
        </w:rPr>
        <w:t>tant that you contact us</w:t>
      </w:r>
      <w:r w:rsidR="0063247F" w:rsidRPr="00DC0601">
        <w:rPr>
          <w:rFonts w:ascii="Calibri" w:hAnsi="Calibri" w:cs="Calibri"/>
          <w:sz w:val="22"/>
          <w:szCs w:val="22"/>
          <w:rPrChange w:id="341" w:author="Andrew Hans" w:date="2025-12-19T15:58:00Z" w16du:dateUtc="2025-12-19T21:58:00Z">
            <w:rPr>
              <w:sz w:val="22"/>
              <w:szCs w:val="22"/>
            </w:rPr>
          </w:rPrChange>
        </w:rPr>
        <w:t xml:space="preserve"> as soon as possible so that we may assist you to bring your account current.</w:t>
      </w:r>
    </w:p>
    <w:p w14:paraId="29144041" w14:textId="77777777" w:rsidR="00925160" w:rsidRPr="00DC0601" w:rsidRDefault="00925160" w:rsidP="00781A82">
      <w:pPr>
        <w:jc w:val="both"/>
        <w:rPr>
          <w:rFonts w:ascii="Calibri" w:hAnsi="Calibri" w:cs="Calibri"/>
          <w:sz w:val="22"/>
          <w:szCs w:val="22"/>
          <w:rPrChange w:id="342" w:author="Andrew Hans" w:date="2025-12-19T15:58:00Z" w16du:dateUtc="2025-12-19T21:58:00Z">
            <w:rPr>
              <w:sz w:val="22"/>
              <w:szCs w:val="22"/>
            </w:rPr>
          </w:rPrChange>
        </w:rPr>
      </w:pPr>
    </w:p>
    <w:p w14:paraId="08F1BA4F" w14:textId="005DFE75" w:rsidR="00925160" w:rsidRPr="00DC0601" w:rsidRDefault="00925160" w:rsidP="00781A82">
      <w:pPr>
        <w:jc w:val="both"/>
        <w:rPr>
          <w:rFonts w:ascii="Calibri" w:hAnsi="Calibri" w:cs="Calibri"/>
          <w:color w:val="000000"/>
          <w:sz w:val="22"/>
          <w:szCs w:val="22"/>
          <w:rPrChange w:id="343" w:author="Andrew Hans" w:date="2025-12-19T15:58:00Z" w16du:dateUtc="2025-12-19T21:58:00Z">
            <w:rPr>
              <w:color w:val="000000"/>
              <w:sz w:val="22"/>
              <w:szCs w:val="22"/>
            </w:rPr>
          </w:rPrChange>
        </w:rPr>
      </w:pPr>
      <w:r w:rsidRPr="00DC0601">
        <w:rPr>
          <w:rFonts w:ascii="Calibri" w:hAnsi="Calibri" w:cs="Calibri"/>
          <w:color w:val="000000"/>
          <w:sz w:val="22"/>
          <w:szCs w:val="22"/>
          <w:rPrChange w:id="344" w:author="Andrew Hans" w:date="2025-12-19T15:58:00Z" w16du:dateUtc="2025-12-19T21:58:00Z">
            <w:rPr>
              <w:color w:val="000000"/>
              <w:sz w:val="22"/>
              <w:szCs w:val="22"/>
            </w:rPr>
          </w:rPrChange>
        </w:rPr>
        <w:t>You may co</w:t>
      </w:r>
      <w:r w:rsidR="005C0A44" w:rsidRPr="00DC0601">
        <w:rPr>
          <w:rFonts w:ascii="Calibri" w:hAnsi="Calibri" w:cs="Calibri"/>
          <w:color w:val="000000"/>
          <w:sz w:val="22"/>
          <w:szCs w:val="22"/>
          <w:rPrChange w:id="345" w:author="Andrew Hans" w:date="2025-12-19T15:58:00Z" w16du:dateUtc="2025-12-19T21:58:00Z">
            <w:rPr>
              <w:color w:val="000000"/>
              <w:sz w:val="22"/>
              <w:szCs w:val="22"/>
            </w:rPr>
          </w:rPrChange>
        </w:rPr>
        <w:t xml:space="preserve">ntact </w:t>
      </w:r>
      <w:r w:rsidR="0097352E" w:rsidRPr="00DC0601">
        <w:rPr>
          <w:rFonts w:ascii="Calibri" w:hAnsi="Calibri" w:cs="Calibri"/>
          <w:color w:val="000000"/>
          <w:sz w:val="22"/>
          <w:szCs w:val="22"/>
          <w:rPrChange w:id="346" w:author="Andrew Hans" w:date="2025-12-19T15:58:00Z" w16du:dateUtc="2025-12-19T21:58:00Z">
            <w:rPr>
              <w:color w:val="000000"/>
              <w:sz w:val="22"/>
              <w:szCs w:val="22"/>
            </w:rPr>
          </w:rPrChange>
        </w:rPr>
        <w:t>us</w:t>
      </w:r>
      <w:r w:rsidR="005C0A44" w:rsidRPr="00DC0601">
        <w:rPr>
          <w:rFonts w:ascii="Calibri" w:hAnsi="Calibri" w:cs="Calibri"/>
          <w:color w:val="000000"/>
          <w:sz w:val="22"/>
          <w:szCs w:val="22"/>
          <w:rPrChange w:id="347" w:author="Andrew Hans" w:date="2025-12-19T15:58:00Z" w16du:dateUtc="2025-12-19T21:58:00Z">
            <w:rPr>
              <w:color w:val="000000"/>
              <w:sz w:val="22"/>
              <w:szCs w:val="22"/>
            </w:rPr>
          </w:rPrChange>
        </w:rPr>
        <w:t xml:space="preserve"> by phone toll-free at</w:t>
      </w:r>
      <w:ins w:id="348" w:author="Andrew Hans" w:date="2025-12-22T15:07:00Z" w16du:dateUtc="2025-12-22T21:07:00Z">
        <w:r w:rsidR="00774AB9">
          <w:rPr>
            <w:rFonts w:ascii="Calibri" w:hAnsi="Calibri" w:cs="Calibri"/>
            <w:sz w:val="22"/>
            <w:szCs w:val="22"/>
          </w:rPr>
          <w:t xml:space="preserve"> </w:t>
        </w:r>
      </w:ins>
      <w:del w:id="349" w:author="Andrew Hans" w:date="2025-12-22T15:07:00Z" w16du:dateUtc="2025-12-22T21:07:00Z">
        <w:r w:rsidR="005C0A44" w:rsidRPr="00DC0601" w:rsidDel="00774AB9">
          <w:rPr>
            <w:rFonts w:ascii="Calibri" w:hAnsi="Calibri" w:cs="Calibri"/>
            <w:color w:val="000000"/>
            <w:sz w:val="22"/>
            <w:szCs w:val="22"/>
            <w:rPrChange w:id="350" w:author="Andrew Hans" w:date="2025-12-19T15:58:00Z" w16du:dateUtc="2025-12-19T21:58:00Z">
              <w:rPr>
                <w:color w:val="000000"/>
                <w:sz w:val="22"/>
                <w:szCs w:val="22"/>
              </w:rPr>
            </w:rPrChange>
          </w:rPr>
          <w:delText xml:space="preserve"> </w:delText>
        </w:r>
        <w:r w:rsidR="00332255" w:rsidRPr="00DC0601" w:rsidDel="00774AB9">
          <w:rPr>
            <w:rFonts w:ascii="Calibri" w:hAnsi="Calibri" w:cs="Calibri"/>
            <w:sz w:val="22"/>
            <w:szCs w:val="22"/>
            <w:rPrChange w:id="351" w:author="Andrew Hans" w:date="2025-12-19T15:58:00Z" w16du:dateUtc="2025-12-19T21:58:00Z">
              <w:rPr>
                <w:sz w:val="22"/>
                <w:szCs w:val="22"/>
              </w:rPr>
            </w:rPrChange>
          </w:rPr>
          <w:delText>1-844-</w:delText>
        </w:r>
        <w:r w:rsidR="00FC03EB" w:rsidRPr="00DC0601" w:rsidDel="00774AB9">
          <w:rPr>
            <w:rFonts w:ascii="Calibri" w:hAnsi="Calibri" w:cs="Calibri"/>
            <w:sz w:val="22"/>
            <w:szCs w:val="22"/>
            <w:rPrChange w:id="352" w:author="Andrew Hans" w:date="2025-12-19T15:58:00Z" w16du:dateUtc="2025-12-19T21:58:00Z">
              <w:rPr>
                <w:sz w:val="22"/>
                <w:szCs w:val="22"/>
              </w:rPr>
            </w:rPrChange>
          </w:rPr>
          <w:delText>319-6549</w:delText>
        </w:r>
        <w:r w:rsidR="00332255" w:rsidRPr="00DC0601" w:rsidDel="00774AB9">
          <w:rPr>
            <w:rFonts w:ascii="Calibri" w:hAnsi="Calibri" w:cs="Calibri"/>
            <w:sz w:val="22"/>
            <w:szCs w:val="22"/>
            <w:rPrChange w:id="353" w:author="Andrew Hans" w:date="2025-12-19T15:58:00Z" w16du:dateUtc="2025-12-19T21:58:00Z">
              <w:rPr>
                <w:sz w:val="22"/>
                <w:szCs w:val="22"/>
              </w:rPr>
            </w:rPrChange>
          </w:rPr>
          <w:delText xml:space="preserve"> </w:delText>
        </w:r>
      </w:del>
      <w:ins w:id="354" w:author="Andrew Hans" w:date="2025-12-22T15:07:00Z" w16du:dateUtc="2025-12-22T21:07:00Z">
        <w:r w:rsidR="00774AB9">
          <w:rPr>
            <w:rFonts w:ascii="Calibri" w:hAnsi="Calibri" w:cs="Calibri"/>
            <w:sz w:val="22"/>
            <w:szCs w:val="22"/>
          </w:rPr>
          <w:t>{[</w:t>
        </w:r>
        <w:commentRangeStart w:id="355"/>
        <w:commentRangeStart w:id="356"/>
        <w:proofErr w:type="spellStart"/>
        <w:r w:rsidR="00774AB9">
          <w:rPr>
            <w:rFonts w:ascii="Calibri" w:hAnsi="Calibri" w:cs="Calibri"/>
            <w:sz w:val="22"/>
            <w:szCs w:val="22"/>
          </w:rPr>
          <w:t>SPOCContactPhone</w:t>
        </w:r>
      </w:ins>
      <w:commentRangeEnd w:id="355"/>
      <w:proofErr w:type="spellEnd"/>
      <w:r w:rsidR="00CE5BA0">
        <w:rPr>
          <w:rStyle w:val="CommentReference"/>
          <w:rFonts w:ascii="Calibri" w:hAnsi="Calibri" w:cs="Calibri"/>
          <w:sz w:val="22"/>
          <w:szCs w:val="22"/>
        </w:rPr>
        <w:commentReference w:id="355"/>
      </w:r>
      <w:commentRangeEnd w:id="356"/>
      <w:r w:rsidR="00817E55">
        <w:rPr>
          <w:rStyle w:val="CommentReference"/>
        </w:rPr>
        <w:commentReference w:id="356"/>
      </w:r>
      <w:ins w:id="357" w:author="Andrew Hans" w:date="2025-12-22T15:07:00Z" w16du:dateUtc="2025-12-22T21:07:00Z">
        <w:r w:rsidR="00774AB9">
          <w:rPr>
            <w:rFonts w:ascii="Calibri" w:hAnsi="Calibri" w:cs="Calibri"/>
            <w:sz w:val="22"/>
            <w:szCs w:val="22"/>
          </w:rPr>
          <w:t xml:space="preserve">]} </w:t>
        </w:r>
      </w:ins>
      <w:r w:rsidR="00142860" w:rsidRPr="00DC0601">
        <w:rPr>
          <w:rFonts w:ascii="Calibri" w:hAnsi="Calibri" w:cs="Calibri"/>
          <w:color w:val="000000"/>
          <w:sz w:val="22"/>
          <w:szCs w:val="22"/>
          <w:rPrChange w:id="358" w:author="Andrew Hans" w:date="2025-12-19T15:58:00Z" w16du:dateUtc="2025-12-19T21:58:00Z">
            <w:rPr>
              <w:color w:val="000000"/>
              <w:sz w:val="22"/>
              <w:szCs w:val="22"/>
            </w:rPr>
          </w:rPrChange>
        </w:rPr>
        <w:t>during business hours to discuss available options for avoiding foreclosure</w:t>
      </w:r>
      <w:r w:rsidR="00142860" w:rsidRPr="00DC0601">
        <w:rPr>
          <w:rFonts w:ascii="Calibri" w:hAnsi="Calibri" w:cs="Calibri"/>
          <w:sz w:val="22"/>
          <w:szCs w:val="22"/>
          <w:rPrChange w:id="359" w:author="Andrew Hans" w:date="2025-12-19T15:58:00Z" w16du:dateUtc="2025-12-19T21:58:00Z">
            <w:rPr>
              <w:sz w:val="22"/>
              <w:szCs w:val="22"/>
            </w:rPr>
          </w:rPrChange>
        </w:rPr>
        <w:t>.  A</w:t>
      </w:r>
      <w:r w:rsidRPr="00DC0601">
        <w:rPr>
          <w:rFonts w:ascii="Calibri" w:hAnsi="Calibri" w:cs="Calibri"/>
          <w:sz w:val="22"/>
          <w:szCs w:val="22"/>
          <w:rPrChange w:id="360" w:author="Andrew Hans" w:date="2025-12-19T15:58:00Z" w16du:dateUtc="2025-12-19T21:58:00Z">
            <w:rPr>
              <w:sz w:val="22"/>
              <w:szCs w:val="22"/>
            </w:rPr>
          </w:rPrChange>
        </w:rPr>
        <w:t xml:space="preserve"> representative</w:t>
      </w:r>
      <w:r w:rsidR="00142860" w:rsidRPr="00DC0601">
        <w:rPr>
          <w:rFonts w:ascii="Calibri" w:hAnsi="Calibri" w:cs="Calibri"/>
          <w:sz w:val="22"/>
          <w:szCs w:val="22"/>
          <w:rPrChange w:id="361" w:author="Andrew Hans" w:date="2025-12-19T15:58:00Z" w16du:dateUtc="2025-12-19T21:58:00Z">
            <w:rPr>
              <w:sz w:val="22"/>
              <w:szCs w:val="22"/>
            </w:rPr>
          </w:rPrChange>
        </w:rPr>
        <w:t xml:space="preserve"> will be </w:t>
      </w:r>
      <w:r w:rsidRPr="00DC0601">
        <w:rPr>
          <w:rFonts w:ascii="Calibri" w:hAnsi="Calibri" w:cs="Calibri"/>
          <w:sz w:val="22"/>
          <w:szCs w:val="22"/>
          <w:rPrChange w:id="362" w:author="Andrew Hans" w:date="2025-12-19T15:58:00Z" w16du:dateUtc="2025-12-19T21:58:00Z">
            <w:rPr>
              <w:sz w:val="22"/>
              <w:szCs w:val="22"/>
            </w:rPr>
          </w:rPrChange>
        </w:rPr>
        <w:t>available</w:t>
      </w:r>
      <w:r w:rsidR="00142860" w:rsidRPr="00DC0601">
        <w:rPr>
          <w:rFonts w:ascii="Calibri" w:hAnsi="Calibri" w:cs="Calibri"/>
          <w:sz w:val="22"/>
          <w:szCs w:val="22"/>
          <w:rPrChange w:id="363" w:author="Andrew Hans" w:date="2025-12-19T15:58:00Z" w16du:dateUtc="2025-12-19T21:58:00Z">
            <w:rPr>
              <w:sz w:val="22"/>
              <w:szCs w:val="22"/>
            </w:rPr>
          </w:rPrChange>
        </w:rPr>
        <w:t xml:space="preserve"> fro</w:t>
      </w:r>
      <w:r w:rsidRPr="00DC0601">
        <w:rPr>
          <w:rFonts w:ascii="Calibri" w:hAnsi="Calibri" w:cs="Calibri"/>
          <w:sz w:val="22"/>
          <w:szCs w:val="22"/>
          <w:rPrChange w:id="364" w:author="Andrew Hans" w:date="2025-12-19T15:58:00Z" w16du:dateUtc="2025-12-19T21:58:00Z">
            <w:rPr>
              <w:sz w:val="22"/>
              <w:szCs w:val="22"/>
            </w:rPr>
          </w:rPrChange>
        </w:rPr>
        <w:t xml:space="preserve">m </w:t>
      </w:r>
      <w:ins w:id="365" w:author="Andrew Hans" w:date="2025-12-22T15:04:00Z" w16du:dateUtc="2025-12-22T21:04:00Z">
        <w:r w:rsidR="00774AB9">
          <w:rPr>
            <w:rFonts w:ascii="Calibri" w:hAnsi="Calibri" w:cs="Calibri"/>
            <w:sz w:val="22"/>
            <w:szCs w:val="22"/>
          </w:rPr>
          <w:t>{[</w:t>
        </w:r>
        <w:proofErr w:type="spellStart"/>
        <w:r w:rsidR="00774AB9">
          <w:rPr>
            <w:rFonts w:ascii="Calibri" w:hAnsi="Calibri" w:cs="Calibri"/>
            <w:sz w:val="22"/>
            <w:szCs w:val="22"/>
          </w:rPr>
          <w:t>HourstOfOperation</w:t>
        </w:r>
        <w:proofErr w:type="spellEnd"/>
        <w:r w:rsidR="00774AB9">
          <w:rPr>
            <w:rFonts w:ascii="Calibri" w:hAnsi="Calibri" w:cs="Calibri"/>
            <w:sz w:val="22"/>
            <w:szCs w:val="22"/>
          </w:rPr>
          <w:t>]}</w:t>
        </w:r>
      </w:ins>
      <w:del w:id="366" w:author="Andrew Hans" w:date="2025-12-22T15:04:00Z" w16du:dateUtc="2025-12-22T21:04:00Z">
        <w:r w:rsidR="00332255" w:rsidRPr="00DC0601" w:rsidDel="00774AB9">
          <w:rPr>
            <w:rFonts w:ascii="Calibri" w:hAnsi="Calibri" w:cs="Calibri"/>
            <w:bCs/>
            <w:sz w:val="22"/>
            <w:szCs w:val="22"/>
            <w:rPrChange w:id="367" w:author="Andrew Hans" w:date="2025-12-19T15:58:00Z" w16du:dateUtc="2025-12-19T21:58:00Z">
              <w:rPr>
                <w:bCs/>
                <w:sz w:val="22"/>
                <w:szCs w:val="22"/>
              </w:rPr>
            </w:rPrChange>
          </w:rPr>
          <w:delText>8:00 AM to 5:</w:delText>
        </w:r>
      </w:del>
      <w:del w:id="368" w:author="Andrew Hans" w:date="2025-12-22T15:07:00Z" w16du:dateUtc="2025-12-22T21:07:00Z">
        <w:r w:rsidR="00332255" w:rsidRPr="00DC0601" w:rsidDel="00774AB9">
          <w:rPr>
            <w:rFonts w:ascii="Calibri" w:hAnsi="Calibri" w:cs="Calibri"/>
            <w:bCs/>
            <w:sz w:val="22"/>
            <w:szCs w:val="22"/>
            <w:rPrChange w:id="369" w:author="Andrew Hans" w:date="2025-12-19T15:58:00Z" w16du:dateUtc="2025-12-19T21:58:00Z">
              <w:rPr>
                <w:bCs/>
                <w:sz w:val="22"/>
                <w:szCs w:val="22"/>
              </w:rPr>
            </w:rPrChange>
          </w:rPr>
          <w:delText>00 PM</w:delText>
        </w:r>
      </w:del>
      <w:r w:rsidR="00332255" w:rsidRPr="00DC0601">
        <w:rPr>
          <w:rFonts w:ascii="Calibri" w:hAnsi="Calibri" w:cs="Calibri"/>
          <w:bCs/>
          <w:sz w:val="22"/>
          <w:szCs w:val="22"/>
          <w:rPrChange w:id="370" w:author="Andrew Hans" w:date="2025-12-19T15:58:00Z" w16du:dateUtc="2025-12-19T21:58:00Z">
            <w:rPr>
              <w:bCs/>
              <w:sz w:val="22"/>
              <w:szCs w:val="22"/>
            </w:rPr>
          </w:rPrChange>
        </w:rPr>
        <w:t>.</w:t>
      </w:r>
    </w:p>
    <w:p w14:paraId="3C85211F" w14:textId="77777777" w:rsidR="00925160" w:rsidRPr="00DC0601" w:rsidRDefault="00925160" w:rsidP="00781A82">
      <w:pPr>
        <w:jc w:val="both"/>
        <w:rPr>
          <w:rFonts w:ascii="Calibri" w:hAnsi="Calibri" w:cs="Calibri"/>
          <w:sz w:val="22"/>
          <w:szCs w:val="22"/>
          <w:rPrChange w:id="371" w:author="Andrew Hans" w:date="2025-12-19T15:58:00Z" w16du:dateUtc="2025-12-19T21:58:00Z">
            <w:rPr>
              <w:sz w:val="22"/>
              <w:szCs w:val="22"/>
            </w:rPr>
          </w:rPrChange>
        </w:rPr>
      </w:pPr>
    </w:p>
    <w:p w14:paraId="5A54737C" w14:textId="7C546E62" w:rsidR="00804010" w:rsidRPr="00DC0601" w:rsidDel="003272E8" w:rsidRDefault="005B5B76" w:rsidP="005B5B76">
      <w:pPr>
        <w:autoSpaceDE w:val="0"/>
        <w:autoSpaceDN w:val="0"/>
        <w:adjustRightInd w:val="0"/>
        <w:jc w:val="both"/>
        <w:rPr>
          <w:del w:id="372" w:author="Andrew Hans" w:date="2025-12-19T16:27:00Z" w16du:dateUtc="2025-12-19T22:27:00Z"/>
          <w:rFonts w:ascii="Calibri" w:hAnsi="Calibri" w:cs="Calibri"/>
          <w:bCs/>
          <w:color w:val="000000"/>
          <w:sz w:val="22"/>
          <w:szCs w:val="22"/>
          <w:rPrChange w:id="373" w:author="Andrew Hans" w:date="2025-12-19T15:58:00Z" w16du:dateUtc="2025-12-19T21:58:00Z">
            <w:rPr>
              <w:del w:id="374" w:author="Andrew Hans" w:date="2025-12-19T16:27:00Z" w16du:dateUtc="2025-12-19T22:27:00Z"/>
              <w:bCs/>
              <w:color w:val="000000"/>
              <w:sz w:val="22"/>
              <w:szCs w:val="22"/>
            </w:rPr>
          </w:rPrChange>
        </w:rPr>
      </w:pPr>
      <w:r w:rsidRPr="00DC0601">
        <w:rPr>
          <w:rFonts w:ascii="Calibri" w:hAnsi="Calibri" w:cs="Calibri"/>
          <w:bCs/>
          <w:color w:val="000000"/>
          <w:sz w:val="22"/>
          <w:szCs w:val="22"/>
          <w:rPrChange w:id="375" w:author="Andrew Hans" w:date="2025-12-19T15:58:00Z" w16du:dateUtc="2025-12-19T21:58:00Z">
            <w:rPr>
              <w:bCs/>
              <w:color w:val="000000"/>
              <w:sz w:val="22"/>
              <w:szCs w:val="22"/>
            </w:rPr>
          </w:rPrChange>
        </w:rPr>
        <w:t>For your benefit and assistance, there are government approved homeownership counseling agencies designed to help homeowners avoid losing their homes.  To obtain a list of approved counsel</w:t>
      </w:r>
      <w:r w:rsidR="00804010" w:rsidRPr="00DC0601">
        <w:rPr>
          <w:rFonts w:ascii="Calibri" w:hAnsi="Calibri" w:cs="Calibri"/>
          <w:bCs/>
          <w:color w:val="000000"/>
          <w:sz w:val="22"/>
          <w:szCs w:val="22"/>
          <w:rPrChange w:id="376" w:author="Andrew Hans" w:date="2025-12-19T15:58:00Z" w16du:dateUtc="2025-12-19T21:58:00Z">
            <w:rPr>
              <w:bCs/>
              <w:color w:val="000000"/>
              <w:sz w:val="22"/>
              <w:szCs w:val="22"/>
            </w:rPr>
          </w:rPrChange>
        </w:rPr>
        <w:t xml:space="preserve">ing agencies, please call </w:t>
      </w:r>
    </w:p>
    <w:p w14:paraId="74DF31FD" w14:textId="77777777" w:rsidR="005B5B76" w:rsidRPr="00DC0601" w:rsidRDefault="00804010" w:rsidP="005B5B76">
      <w:pPr>
        <w:autoSpaceDE w:val="0"/>
        <w:autoSpaceDN w:val="0"/>
        <w:adjustRightInd w:val="0"/>
        <w:jc w:val="both"/>
        <w:rPr>
          <w:rFonts w:ascii="Calibri" w:hAnsi="Calibri" w:cs="Calibri"/>
          <w:bCs/>
          <w:color w:val="000000"/>
          <w:sz w:val="22"/>
          <w:szCs w:val="22"/>
          <w:rPrChange w:id="377" w:author="Andrew Hans" w:date="2025-12-19T15:58:00Z" w16du:dateUtc="2025-12-19T21:58:00Z">
            <w:rPr>
              <w:bCs/>
              <w:color w:val="000000"/>
              <w:sz w:val="22"/>
              <w:szCs w:val="22"/>
            </w:rPr>
          </w:rPrChange>
        </w:rPr>
      </w:pPr>
      <w:r w:rsidRPr="00DC0601">
        <w:rPr>
          <w:rFonts w:ascii="Calibri" w:hAnsi="Calibri" w:cs="Calibri"/>
          <w:bCs/>
          <w:color w:val="000000"/>
          <w:sz w:val="22"/>
          <w:szCs w:val="22"/>
          <w:rPrChange w:id="378" w:author="Andrew Hans" w:date="2025-12-19T15:58:00Z" w16du:dateUtc="2025-12-19T21:58:00Z">
            <w:rPr>
              <w:bCs/>
              <w:color w:val="000000"/>
              <w:sz w:val="22"/>
              <w:szCs w:val="22"/>
            </w:rPr>
          </w:rPrChange>
        </w:rPr>
        <w:t>1-800-</w:t>
      </w:r>
      <w:r w:rsidR="005B5B76" w:rsidRPr="00DC0601">
        <w:rPr>
          <w:rFonts w:ascii="Calibri" w:hAnsi="Calibri" w:cs="Calibri"/>
          <w:bCs/>
          <w:color w:val="000000"/>
          <w:sz w:val="22"/>
          <w:szCs w:val="22"/>
          <w:rPrChange w:id="379" w:author="Andrew Hans" w:date="2025-12-19T15:58:00Z" w16du:dateUtc="2025-12-19T21:58:00Z">
            <w:rPr>
              <w:bCs/>
              <w:color w:val="000000"/>
              <w:sz w:val="22"/>
              <w:szCs w:val="22"/>
            </w:rPr>
          </w:rPrChange>
        </w:rPr>
        <w:t>569-4287</w:t>
      </w:r>
      <w:r w:rsidR="005B5B76" w:rsidRPr="00DC0601">
        <w:rPr>
          <w:rFonts w:ascii="Calibri" w:hAnsi="Calibri" w:cs="Calibri"/>
          <w:color w:val="000000"/>
          <w:sz w:val="22"/>
          <w:szCs w:val="22"/>
          <w:rPrChange w:id="380" w:author="Andrew Hans" w:date="2025-12-19T15:58:00Z" w16du:dateUtc="2025-12-19T21:58:00Z">
            <w:rPr>
              <w:color w:val="000000"/>
              <w:sz w:val="22"/>
              <w:szCs w:val="22"/>
            </w:rPr>
          </w:rPrChange>
        </w:rPr>
        <w:t xml:space="preserve"> or visit </w:t>
      </w:r>
      <w:r w:rsidR="005B5B76" w:rsidRPr="00DC0601">
        <w:rPr>
          <w:rFonts w:ascii="Calibri" w:hAnsi="Calibri" w:cs="Calibri"/>
          <w:color w:val="000000"/>
          <w:sz w:val="22"/>
          <w:szCs w:val="22"/>
          <w:u w:val="single"/>
          <w:rPrChange w:id="381" w:author="Andrew Hans" w:date="2025-12-19T15:58:00Z" w16du:dateUtc="2025-12-19T21:58:00Z">
            <w:rPr>
              <w:color w:val="000000"/>
              <w:sz w:val="22"/>
              <w:szCs w:val="22"/>
              <w:u w:val="single"/>
            </w:rPr>
          </w:rPrChange>
        </w:rPr>
        <w:t>http://www.hud.gov/offices/hsg/sfh/hcc/hcs.cfm</w:t>
      </w:r>
      <w:r w:rsidR="005B5B76" w:rsidRPr="00DC0601">
        <w:rPr>
          <w:rFonts w:ascii="Calibri" w:hAnsi="Calibri" w:cs="Calibri"/>
          <w:color w:val="000000"/>
          <w:sz w:val="22"/>
          <w:szCs w:val="22"/>
          <w:rPrChange w:id="382" w:author="Andrew Hans" w:date="2025-12-19T15:58:00Z" w16du:dateUtc="2025-12-19T21:58:00Z">
            <w:rPr>
              <w:color w:val="000000"/>
              <w:sz w:val="22"/>
              <w:szCs w:val="22"/>
            </w:rPr>
          </w:rPrChange>
        </w:rPr>
        <w:t>.</w:t>
      </w:r>
      <w:r w:rsidR="005B5B76" w:rsidRPr="00DC0601">
        <w:rPr>
          <w:rFonts w:ascii="Calibri" w:hAnsi="Calibri" w:cs="Calibri"/>
          <w:bCs/>
          <w:color w:val="000000"/>
          <w:sz w:val="22"/>
          <w:szCs w:val="22"/>
          <w:rPrChange w:id="383" w:author="Andrew Hans" w:date="2025-12-19T15:58:00Z" w16du:dateUtc="2025-12-19T21:58:00Z">
            <w:rPr>
              <w:bCs/>
              <w:color w:val="000000"/>
              <w:sz w:val="22"/>
              <w:szCs w:val="22"/>
            </w:rPr>
          </w:rPrChange>
        </w:rPr>
        <w:t xml:space="preserve"> You may also contact the Homeownership Preservation Fou</w:t>
      </w:r>
      <w:r w:rsidRPr="00DC0601">
        <w:rPr>
          <w:rFonts w:ascii="Calibri" w:hAnsi="Calibri" w:cs="Calibri"/>
          <w:bCs/>
          <w:color w:val="000000"/>
          <w:sz w:val="22"/>
          <w:szCs w:val="22"/>
          <w:rPrChange w:id="384" w:author="Andrew Hans" w:date="2025-12-19T15:58:00Z" w16du:dateUtc="2025-12-19T21:58:00Z">
            <w:rPr>
              <w:bCs/>
              <w:color w:val="000000"/>
              <w:sz w:val="22"/>
              <w:szCs w:val="22"/>
            </w:rPr>
          </w:rPrChange>
        </w:rPr>
        <w:t xml:space="preserve">ndation’s Hope </w:t>
      </w:r>
      <w:proofErr w:type="gramStart"/>
      <w:r w:rsidRPr="00DC0601">
        <w:rPr>
          <w:rFonts w:ascii="Calibri" w:hAnsi="Calibri" w:cs="Calibri"/>
          <w:bCs/>
          <w:color w:val="000000"/>
          <w:sz w:val="22"/>
          <w:szCs w:val="22"/>
          <w:rPrChange w:id="385" w:author="Andrew Hans" w:date="2025-12-19T15:58:00Z" w16du:dateUtc="2025-12-19T21:58:00Z">
            <w:rPr>
              <w:bCs/>
              <w:color w:val="000000"/>
              <w:sz w:val="22"/>
              <w:szCs w:val="22"/>
            </w:rPr>
          </w:rPrChange>
        </w:rPr>
        <w:t>hotline</w:t>
      </w:r>
      <w:proofErr w:type="gramEnd"/>
      <w:r w:rsidRPr="00DC0601">
        <w:rPr>
          <w:rFonts w:ascii="Calibri" w:hAnsi="Calibri" w:cs="Calibri"/>
          <w:bCs/>
          <w:color w:val="000000"/>
          <w:sz w:val="22"/>
          <w:szCs w:val="22"/>
          <w:rPrChange w:id="386" w:author="Andrew Hans" w:date="2025-12-19T15:58:00Z" w16du:dateUtc="2025-12-19T21:58:00Z">
            <w:rPr>
              <w:bCs/>
              <w:color w:val="000000"/>
              <w:sz w:val="22"/>
              <w:szCs w:val="22"/>
            </w:rPr>
          </w:rPrChange>
        </w:rPr>
        <w:t xml:space="preserve"> at 1-888-</w:t>
      </w:r>
      <w:r w:rsidR="005B5B76" w:rsidRPr="00DC0601">
        <w:rPr>
          <w:rFonts w:ascii="Calibri" w:hAnsi="Calibri" w:cs="Calibri"/>
          <w:bCs/>
          <w:color w:val="000000"/>
          <w:sz w:val="22"/>
          <w:szCs w:val="22"/>
          <w:rPrChange w:id="387" w:author="Andrew Hans" w:date="2025-12-19T15:58:00Z" w16du:dateUtc="2025-12-19T21:58:00Z">
            <w:rPr>
              <w:bCs/>
              <w:color w:val="000000"/>
              <w:sz w:val="22"/>
              <w:szCs w:val="22"/>
            </w:rPr>
          </w:rPrChange>
        </w:rPr>
        <w:t>995-HOPE (4673).</w:t>
      </w:r>
    </w:p>
    <w:p w14:paraId="318D9DDD" w14:textId="77777777" w:rsidR="00680634" w:rsidRPr="00DC0601" w:rsidRDefault="00680634" w:rsidP="00781A82">
      <w:pPr>
        <w:jc w:val="both"/>
        <w:rPr>
          <w:rFonts w:ascii="Calibri" w:hAnsi="Calibri" w:cs="Calibri"/>
          <w:sz w:val="22"/>
          <w:szCs w:val="22"/>
          <w:rPrChange w:id="388" w:author="Andrew Hans" w:date="2025-12-19T15:58:00Z" w16du:dateUtc="2025-12-19T21:58:00Z">
            <w:rPr>
              <w:sz w:val="22"/>
              <w:szCs w:val="22"/>
            </w:rPr>
          </w:rPrChange>
        </w:rPr>
      </w:pPr>
    </w:p>
    <w:p w14:paraId="20EDF0F1" w14:textId="77777777" w:rsidR="005D2A0F" w:rsidRPr="00DC0601" w:rsidRDefault="005D2A0F" w:rsidP="005D2A0F">
      <w:pPr>
        <w:jc w:val="both"/>
        <w:rPr>
          <w:rFonts w:ascii="Calibri" w:hAnsi="Calibri" w:cs="Calibri"/>
          <w:sz w:val="22"/>
          <w:szCs w:val="22"/>
          <w:rPrChange w:id="389" w:author="Andrew Hans" w:date="2025-12-19T15:58:00Z" w16du:dateUtc="2025-12-19T21:58:00Z">
            <w:rPr>
              <w:sz w:val="22"/>
              <w:szCs w:val="22"/>
            </w:rPr>
          </w:rPrChange>
        </w:rPr>
      </w:pPr>
      <w:r w:rsidRPr="00DC0601">
        <w:rPr>
          <w:rFonts w:ascii="Calibri" w:hAnsi="Calibri" w:cs="Calibri"/>
          <w:sz w:val="22"/>
          <w:szCs w:val="22"/>
          <w:rPrChange w:id="390" w:author="Andrew Hans" w:date="2025-12-19T15:58:00Z" w16du:dateUtc="2025-12-19T21:58:00Z">
            <w:rPr>
              <w:sz w:val="22"/>
              <w:szCs w:val="22"/>
            </w:rPr>
          </w:rPrChange>
        </w:rPr>
        <w:t xml:space="preserve">The state Rosenthal Fair Debt Collection Practices Act and the federal Fair Debt Collection Practices Act require that, except under unusual circumstances, collectors may not contact you before 8:00 a.m. or after 9:00 p.m. They may not harass you by using threats of violence or arrest or by using obscene language. Collectors may not use false or misleading statements or call you at work if they know or have reason to know that you may not receive personal calls at work. For the most part, collectors may not tell another person, other than your attorney or spouse, about your debt. Collectors may contact another person to confirm your location or enforce a judgment. For more information about debt collection activities, you may contact the Federal Trade Commission at 1-877-FTC-HELP or </w:t>
      </w:r>
      <w:r w:rsidRPr="00DC0601">
        <w:rPr>
          <w:rFonts w:ascii="Calibri" w:hAnsi="Calibri" w:cs="Calibri"/>
          <w:sz w:val="22"/>
          <w:szCs w:val="22"/>
          <w:rPrChange w:id="391" w:author="Andrew Hans" w:date="2025-12-19T15:58:00Z" w16du:dateUtc="2025-12-19T21:58:00Z">
            <w:rPr/>
          </w:rPrChange>
        </w:rPr>
        <w:fldChar w:fldCharType="begin"/>
      </w:r>
      <w:r w:rsidRPr="00DC0601">
        <w:rPr>
          <w:rFonts w:ascii="Calibri" w:hAnsi="Calibri" w:cs="Calibri"/>
          <w:sz w:val="22"/>
          <w:szCs w:val="22"/>
          <w:rPrChange w:id="392" w:author="Andrew Hans" w:date="2025-12-19T15:58:00Z" w16du:dateUtc="2025-12-19T21:58:00Z">
            <w:rPr/>
          </w:rPrChange>
        </w:rPr>
        <w:instrText>HYPERLINK "http://www.ftc.gov"</w:instrText>
      </w:r>
      <w:r w:rsidRPr="008E1DEE">
        <w:rPr>
          <w:rFonts w:ascii="Calibri" w:hAnsi="Calibri" w:cs="Calibri"/>
          <w:sz w:val="22"/>
          <w:szCs w:val="22"/>
        </w:rPr>
      </w:r>
      <w:r w:rsidRPr="00DC0601">
        <w:rPr>
          <w:rFonts w:ascii="Calibri" w:hAnsi="Calibri" w:cs="Calibri"/>
          <w:sz w:val="22"/>
          <w:szCs w:val="22"/>
          <w:rPrChange w:id="393" w:author="Andrew Hans" w:date="2025-12-19T15:58:00Z" w16du:dateUtc="2025-12-19T21:58:00Z">
            <w:rPr/>
          </w:rPrChange>
        </w:rPr>
        <w:fldChar w:fldCharType="separate"/>
      </w:r>
      <w:r w:rsidRPr="00DC0601">
        <w:rPr>
          <w:rStyle w:val="Hyperlink"/>
          <w:rFonts w:ascii="Calibri" w:hAnsi="Calibri" w:cs="Calibri"/>
          <w:sz w:val="22"/>
          <w:szCs w:val="22"/>
          <w:rPrChange w:id="394" w:author="Andrew Hans" w:date="2025-12-19T15:58:00Z" w16du:dateUtc="2025-12-19T21:58:00Z">
            <w:rPr>
              <w:rStyle w:val="Hyperlink"/>
              <w:sz w:val="22"/>
              <w:szCs w:val="22"/>
            </w:rPr>
          </w:rPrChange>
        </w:rPr>
        <w:t>www.ftc.gov</w:t>
      </w:r>
      <w:r w:rsidRPr="00DC0601">
        <w:rPr>
          <w:rFonts w:ascii="Calibri" w:hAnsi="Calibri" w:cs="Calibri"/>
          <w:sz w:val="22"/>
          <w:szCs w:val="22"/>
          <w:rPrChange w:id="395" w:author="Andrew Hans" w:date="2025-12-19T15:58:00Z" w16du:dateUtc="2025-12-19T21:58:00Z">
            <w:rPr/>
          </w:rPrChange>
        </w:rPr>
        <w:fldChar w:fldCharType="end"/>
      </w:r>
      <w:r w:rsidRPr="00DC0601">
        <w:rPr>
          <w:rFonts w:ascii="Calibri" w:hAnsi="Calibri" w:cs="Calibri"/>
          <w:sz w:val="22"/>
          <w:szCs w:val="22"/>
          <w:rPrChange w:id="396" w:author="Andrew Hans" w:date="2025-12-19T15:58:00Z" w16du:dateUtc="2025-12-19T21:58:00Z">
            <w:rPr>
              <w:sz w:val="22"/>
              <w:szCs w:val="22"/>
            </w:rPr>
          </w:rPrChange>
        </w:rPr>
        <w:t>.</w:t>
      </w:r>
    </w:p>
    <w:p w14:paraId="6341163B" w14:textId="39D31B6B" w:rsidR="005D2A0F" w:rsidRPr="00DC0601" w:rsidRDefault="005D2A0F" w:rsidP="005D2A0F">
      <w:pPr>
        <w:jc w:val="both"/>
        <w:rPr>
          <w:rFonts w:ascii="Calibri" w:hAnsi="Calibri" w:cs="Calibri"/>
          <w:sz w:val="22"/>
          <w:szCs w:val="22"/>
          <w:rPrChange w:id="397" w:author="Andrew Hans" w:date="2025-12-19T15:58:00Z" w16du:dateUtc="2025-12-19T21:58:00Z">
            <w:rPr>
              <w:sz w:val="22"/>
              <w:szCs w:val="22"/>
            </w:rPr>
          </w:rPrChange>
        </w:rPr>
      </w:pPr>
    </w:p>
    <w:p w14:paraId="52FEB69D" w14:textId="77777777" w:rsidR="005D2A0F" w:rsidRPr="00DC0601" w:rsidRDefault="005D2A0F" w:rsidP="005D2A0F">
      <w:pPr>
        <w:tabs>
          <w:tab w:val="left" w:pos="3960"/>
          <w:tab w:val="left" w:pos="5940"/>
          <w:tab w:val="left" w:pos="6480"/>
        </w:tabs>
        <w:jc w:val="both"/>
        <w:rPr>
          <w:rFonts w:ascii="Calibri" w:hAnsi="Calibri" w:cs="Calibri"/>
          <w:b/>
          <w:sz w:val="22"/>
          <w:szCs w:val="22"/>
          <w:rPrChange w:id="398" w:author="Andrew Hans" w:date="2025-12-19T15:58:00Z" w16du:dateUtc="2025-12-19T21:58:00Z">
            <w:rPr>
              <w:b/>
              <w:sz w:val="22"/>
              <w:szCs w:val="22"/>
            </w:rPr>
          </w:rPrChange>
        </w:rPr>
      </w:pPr>
      <w:r w:rsidRPr="00DC0601">
        <w:rPr>
          <w:rFonts w:ascii="Calibri" w:hAnsi="Calibri" w:cs="Calibri"/>
          <w:sz w:val="22"/>
          <w:szCs w:val="22"/>
          <w:rPrChange w:id="399" w:author="Andrew Hans" w:date="2025-12-19T15:58:00Z" w16du:dateUtc="2025-12-19T21:58:00Z">
            <w:rPr>
              <w:sz w:val="22"/>
              <w:szCs w:val="22"/>
            </w:rPr>
          </w:rPrChange>
        </w:rPr>
        <w:t xml:space="preserve">As required by law, you are hereby notified that a negative credit report reflecting on your credit record may be submitted to a credit reporting agency if you fail to fulfill the terms of your credit obligations. </w:t>
      </w:r>
    </w:p>
    <w:p w14:paraId="10B0956E" w14:textId="77777777" w:rsidR="005D2A0F" w:rsidRPr="00DC0601" w:rsidRDefault="005D2A0F" w:rsidP="008E2442">
      <w:pPr>
        <w:suppressAutoHyphens/>
        <w:autoSpaceDE w:val="0"/>
        <w:autoSpaceDN w:val="0"/>
        <w:adjustRightInd w:val="0"/>
        <w:rPr>
          <w:rFonts w:ascii="Calibri" w:hAnsi="Calibri" w:cs="Calibri"/>
          <w:bCs/>
          <w:color w:val="C00000"/>
          <w:sz w:val="22"/>
          <w:szCs w:val="22"/>
          <w:rPrChange w:id="400" w:author="Andrew Hans" w:date="2025-12-19T15:58:00Z" w16du:dateUtc="2025-12-19T21:58:00Z">
            <w:rPr>
              <w:bCs/>
              <w:color w:val="C00000"/>
              <w:sz w:val="22"/>
              <w:szCs w:val="22"/>
            </w:rPr>
          </w:rPrChange>
        </w:rPr>
      </w:pPr>
    </w:p>
    <w:p w14:paraId="231963F0" w14:textId="3FEBC987" w:rsidR="00DE67B9" w:rsidRPr="00DC0601" w:rsidRDefault="00DE67B9" w:rsidP="008E2442">
      <w:pPr>
        <w:suppressAutoHyphens/>
        <w:autoSpaceDE w:val="0"/>
        <w:autoSpaceDN w:val="0"/>
        <w:adjustRightInd w:val="0"/>
        <w:rPr>
          <w:rFonts w:ascii="Calibri" w:hAnsi="Calibri" w:cs="Calibri"/>
          <w:bCs/>
          <w:color w:val="C00000"/>
          <w:sz w:val="22"/>
          <w:szCs w:val="22"/>
          <w:rPrChange w:id="401" w:author="Andrew Hans" w:date="2025-12-19T15:58:00Z" w16du:dateUtc="2025-12-19T21:58:00Z">
            <w:rPr>
              <w:bCs/>
              <w:color w:val="C00000"/>
              <w:sz w:val="22"/>
              <w:szCs w:val="22"/>
            </w:rPr>
          </w:rPrChange>
        </w:rPr>
      </w:pPr>
      <w:r w:rsidRPr="00DC0601">
        <w:rPr>
          <w:rFonts w:ascii="Calibri" w:hAnsi="Calibri" w:cs="Calibri"/>
          <w:sz w:val="22"/>
          <w:szCs w:val="22"/>
          <w:rPrChange w:id="402" w:author="Andrew Hans" w:date="2025-12-19T15:58:00Z" w16du:dateUtc="2025-12-19T21:58:00Z">
            <w:rPr>
              <w:sz w:val="22"/>
              <w:szCs w:val="22"/>
            </w:rPr>
          </w:rPrChange>
        </w:rPr>
        <w:t xml:space="preserve">As required by law, you are notified that a third party, such as a family member, HUD-certified housing counselor, or attorney, may record a request to receive copies of any notice of default and notice of sale pursuant to the process described in Section 2924b and that receiving a copy of these documents may allow the third party to assist you in avoiding foreclosure. </w:t>
      </w:r>
    </w:p>
    <w:p w14:paraId="60A27695" w14:textId="77777777" w:rsidR="00DE67B9" w:rsidRPr="00DC0601" w:rsidRDefault="00DE67B9" w:rsidP="008E2442">
      <w:pPr>
        <w:suppressAutoHyphens/>
        <w:autoSpaceDE w:val="0"/>
        <w:autoSpaceDN w:val="0"/>
        <w:adjustRightInd w:val="0"/>
        <w:rPr>
          <w:rFonts w:ascii="Calibri" w:hAnsi="Calibri" w:cs="Calibri"/>
          <w:bCs/>
          <w:color w:val="C00000"/>
          <w:sz w:val="22"/>
          <w:szCs w:val="22"/>
          <w:rPrChange w:id="403" w:author="Andrew Hans" w:date="2025-12-19T15:58:00Z" w16du:dateUtc="2025-12-19T21:58:00Z">
            <w:rPr>
              <w:bCs/>
              <w:color w:val="C00000"/>
              <w:sz w:val="22"/>
              <w:szCs w:val="22"/>
            </w:rPr>
          </w:rPrChange>
        </w:rPr>
      </w:pPr>
    </w:p>
    <w:p w14:paraId="00190303" w14:textId="77777777" w:rsidR="00804010" w:rsidRPr="00DC0601" w:rsidRDefault="00804010" w:rsidP="00804010">
      <w:pPr>
        <w:jc w:val="both"/>
        <w:rPr>
          <w:rFonts w:ascii="Calibri" w:hAnsi="Calibri" w:cs="Calibri"/>
          <w:sz w:val="22"/>
          <w:szCs w:val="22"/>
          <w:rPrChange w:id="404" w:author="Andrew Hans" w:date="2025-12-19T15:58:00Z" w16du:dateUtc="2025-12-19T21:58:00Z">
            <w:rPr>
              <w:sz w:val="22"/>
              <w:szCs w:val="22"/>
            </w:rPr>
          </w:rPrChange>
        </w:rPr>
      </w:pPr>
      <w:r w:rsidRPr="00DC0601">
        <w:rPr>
          <w:rFonts w:ascii="Calibri" w:hAnsi="Calibri" w:cs="Calibri"/>
          <w:sz w:val="22"/>
          <w:szCs w:val="22"/>
          <w:rPrChange w:id="405" w:author="Andrew Hans" w:date="2025-12-19T15:58:00Z" w16du:dateUtc="2025-12-19T21:58:00Z">
            <w:rPr>
              <w:sz w:val="22"/>
              <w:szCs w:val="22"/>
            </w:rPr>
          </w:rPrChange>
        </w:rPr>
        <w:t>Sincerely,</w:t>
      </w:r>
    </w:p>
    <w:p w14:paraId="5A953DB7" w14:textId="77777777" w:rsidR="00804010" w:rsidRPr="00DC0601" w:rsidRDefault="00804010" w:rsidP="00804010">
      <w:pPr>
        <w:suppressAutoHyphens/>
        <w:autoSpaceDE w:val="0"/>
        <w:autoSpaceDN w:val="0"/>
        <w:adjustRightInd w:val="0"/>
        <w:rPr>
          <w:rFonts w:ascii="Calibri" w:hAnsi="Calibri" w:cs="Calibri"/>
          <w:sz w:val="22"/>
          <w:szCs w:val="22"/>
          <w:rPrChange w:id="406" w:author="Andrew Hans" w:date="2025-12-19T15:58:00Z" w16du:dateUtc="2025-12-19T21:58:00Z">
            <w:rPr>
              <w:sz w:val="24"/>
              <w:szCs w:val="24"/>
            </w:rPr>
          </w:rPrChange>
        </w:rPr>
      </w:pPr>
    </w:p>
    <w:p w14:paraId="32F33966" w14:textId="26EFD490" w:rsidR="00332255" w:rsidRPr="00DC0601" w:rsidRDefault="00332255" w:rsidP="00332255">
      <w:pPr>
        <w:autoSpaceDE w:val="0"/>
        <w:autoSpaceDN w:val="0"/>
        <w:adjustRightInd w:val="0"/>
        <w:rPr>
          <w:rFonts w:ascii="Calibri" w:hAnsi="Calibri" w:cs="Calibri"/>
          <w:sz w:val="22"/>
          <w:szCs w:val="22"/>
          <w:rPrChange w:id="407" w:author="Andrew Hans" w:date="2025-12-19T15:58:00Z" w16du:dateUtc="2025-12-19T21:58:00Z">
            <w:rPr>
              <w:sz w:val="22"/>
              <w:szCs w:val="22"/>
            </w:rPr>
          </w:rPrChange>
        </w:rPr>
      </w:pPr>
      <w:commentRangeStart w:id="408"/>
      <w:commentRangeStart w:id="409"/>
      <w:del w:id="410" w:author="Andrew Hans" w:date="2025-12-22T15:03:00Z" w16du:dateUtc="2025-12-22T21:03:00Z">
        <w:r w:rsidRPr="003272E8" w:rsidDel="00774AB9">
          <w:rPr>
            <w:rFonts w:ascii="Calibri" w:hAnsi="Calibri" w:cs="Calibri"/>
            <w:sz w:val="22"/>
            <w:szCs w:val="22"/>
            <w:highlight w:val="yellow"/>
            <w:rPrChange w:id="411" w:author="Andrew Hans" w:date="2025-12-19T16:28:00Z" w16du:dateUtc="2025-12-19T22:28:00Z">
              <w:rPr>
                <w:sz w:val="22"/>
                <w:szCs w:val="22"/>
              </w:rPr>
            </w:rPrChange>
          </w:rPr>
          <w:delText>Village Capital &amp; Investment LLC</w:delText>
        </w:r>
      </w:del>
      <w:ins w:id="412" w:author="Andrew Hans" w:date="2025-12-22T15:03:00Z" w16du:dateUtc="2025-12-22T21:03:00Z">
        <w:r w:rsidR="00774AB9">
          <w:rPr>
            <w:rFonts w:ascii="Calibri" w:hAnsi="Calibri" w:cs="Calibri"/>
            <w:sz w:val="22"/>
            <w:szCs w:val="22"/>
          </w:rPr>
          <w:t>{[</w:t>
        </w:r>
        <w:proofErr w:type="spellStart"/>
        <w:r w:rsidR="00774AB9">
          <w:rPr>
            <w:rFonts w:ascii="Calibri" w:hAnsi="Calibri" w:cs="Calibri"/>
            <w:sz w:val="22"/>
            <w:szCs w:val="22"/>
          </w:rPr>
          <w:t>CompanyLongName</w:t>
        </w:r>
        <w:proofErr w:type="spellEnd"/>
        <w:r w:rsidR="00774AB9">
          <w:rPr>
            <w:rFonts w:ascii="Calibri" w:hAnsi="Calibri" w:cs="Calibri"/>
            <w:sz w:val="22"/>
            <w:szCs w:val="22"/>
          </w:rPr>
          <w:t>]}</w:t>
        </w:r>
      </w:ins>
    </w:p>
    <w:p w14:paraId="38F38FB6" w14:textId="224875DD" w:rsidR="00332255" w:rsidRPr="00774AB9" w:rsidRDefault="00774AB9" w:rsidP="00332255">
      <w:pPr>
        <w:autoSpaceDE w:val="0"/>
        <w:autoSpaceDN w:val="0"/>
        <w:adjustRightInd w:val="0"/>
        <w:rPr>
          <w:rFonts w:ascii="Calibri" w:hAnsi="Calibri" w:cs="Calibri"/>
          <w:sz w:val="22"/>
          <w:szCs w:val="22"/>
          <w:rPrChange w:id="413" w:author="Andrew Hans" w:date="2025-12-22T15:08:00Z" w16du:dateUtc="2025-12-22T21:08:00Z">
            <w:rPr>
              <w:sz w:val="22"/>
              <w:szCs w:val="22"/>
            </w:rPr>
          </w:rPrChange>
        </w:rPr>
      </w:pPr>
      <w:ins w:id="414" w:author="Andrew Hans" w:date="2025-12-22T15:03:00Z" w16du:dateUtc="2025-12-22T21:03:00Z">
        <w:r w:rsidRPr="00774AB9">
          <w:rPr>
            <w:rFonts w:ascii="Calibri" w:hAnsi="Calibri" w:cs="Calibri"/>
            <w:sz w:val="22"/>
            <w:szCs w:val="22"/>
            <w:rPrChange w:id="415" w:author="Andrew Hans" w:date="2025-12-22T15:08:00Z" w16du:dateUtc="2025-12-22T21:08:00Z">
              <w:rPr>
                <w:rFonts w:ascii="Calibri" w:hAnsi="Calibri" w:cs="Calibri"/>
                <w:sz w:val="22"/>
                <w:szCs w:val="22"/>
                <w:highlight w:val="green"/>
              </w:rPr>
            </w:rPrChange>
          </w:rPr>
          <w:t>{[CompanyReturnAddr1]}</w:t>
        </w:r>
      </w:ins>
      <w:del w:id="416" w:author="Andrew Hans" w:date="2025-12-22T15:03:00Z" w16du:dateUtc="2025-12-22T21:03:00Z">
        <w:r w:rsidR="001E18F1" w:rsidRPr="00774AB9" w:rsidDel="00774AB9">
          <w:rPr>
            <w:rFonts w:ascii="Calibri" w:hAnsi="Calibri" w:cs="Calibri"/>
            <w:sz w:val="22"/>
            <w:szCs w:val="22"/>
            <w:rPrChange w:id="417" w:author="Andrew Hans" w:date="2025-12-22T15:08:00Z" w16du:dateUtc="2025-12-22T21:08:00Z">
              <w:rPr>
                <w:sz w:val="22"/>
                <w:szCs w:val="22"/>
              </w:rPr>
            </w:rPrChange>
          </w:rPr>
          <w:delText>2460</w:delText>
        </w:r>
        <w:r w:rsidR="0050355F" w:rsidRPr="00774AB9" w:rsidDel="00774AB9">
          <w:rPr>
            <w:rFonts w:ascii="Calibri" w:hAnsi="Calibri" w:cs="Calibri"/>
            <w:sz w:val="22"/>
            <w:szCs w:val="22"/>
            <w:rPrChange w:id="418" w:author="Andrew Hans" w:date="2025-12-22T15:08:00Z" w16du:dateUtc="2025-12-22T21:08:00Z">
              <w:rPr>
                <w:sz w:val="22"/>
                <w:szCs w:val="22"/>
              </w:rPr>
            </w:rPrChange>
          </w:rPr>
          <w:delText xml:space="preserve"> Paseo Verde Parkway</w:delText>
        </w:r>
      </w:del>
    </w:p>
    <w:p w14:paraId="019F08E8" w14:textId="36ABCD04" w:rsidR="0050355F" w:rsidRPr="00774AB9" w:rsidDel="00774AB9" w:rsidRDefault="0050355F" w:rsidP="00332255">
      <w:pPr>
        <w:autoSpaceDE w:val="0"/>
        <w:autoSpaceDN w:val="0"/>
        <w:adjustRightInd w:val="0"/>
        <w:rPr>
          <w:del w:id="419" w:author="Andrew Hans" w:date="2025-12-22T15:03:00Z" w16du:dateUtc="2025-12-22T21:03:00Z"/>
          <w:rFonts w:ascii="Calibri" w:hAnsi="Calibri" w:cs="Calibri"/>
          <w:sz w:val="22"/>
          <w:szCs w:val="22"/>
          <w:rPrChange w:id="420" w:author="Andrew Hans" w:date="2025-12-22T15:08:00Z" w16du:dateUtc="2025-12-22T21:08:00Z">
            <w:rPr>
              <w:del w:id="421" w:author="Andrew Hans" w:date="2025-12-22T15:03:00Z" w16du:dateUtc="2025-12-22T21:03:00Z"/>
              <w:sz w:val="22"/>
              <w:szCs w:val="22"/>
            </w:rPr>
          </w:rPrChange>
        </w:rPr>
      </w:pPr>
      <w:del w:id="422" w:author="Andrew Hans" w:date="2025-12-22T15:03:00Z" w16du:dateUtc="2025-12-22T21:03:00Z">
        <w:r w:rsidRPr="00774AB9" w:rsidDel="00774AB9">
          <w:rPr>
            <w:rFonts w:ascii="Calibri" w:hAnsi="Calibri" w:cs="Calibri"/>
            <w:sz w:val="22"/>
            <w:szCs w:val="22"/>
            <w:rPrChange w:id="423" w:author="Andrew Hans" w:date="2025-12-22T15:08:00Z" w16du:dateUtc="2025-12-22T21:08:00Z">
              <w:rPr>
                <w:sz w:val="22"/>
                <w:szCs w:val="22"/>
              </w:rPr>
            </w:rPrChange>
          </w:rPr>
          <w:delText xml:space="preserve">Suite </w:delText>
        </w:r>
        <w:r w:rsidR="001E18F1" w:rsidRPr="00774AB9" w:rsidDel="00774AB9">
          <w:rPr>
            <w:rFonts w:ascii="Calibri" w:hAnsi="Calibri" w:cs="Calibri"/>
            <w:sz w:val="22"/>
            <w:szCs w:val="22"/>
            <w:rPrChange w:id="424" w:author="Andrew Hans" w:date="2025-12-22T15:08:00Z" w16du:dateUtc="2025-12-22T21:08:00Z">
              <w:rPr>
                <w:sz w:val="22"/>
                <w:szCs w:val="22"/>
              </w:rPr>
            </w:rPrChange>
          </w:rPr>
          <w:delText>110</w:delText>
        </w:r>
      </w:del>
    </w:p>
    <w:p w14:paraId="6D6612C7" w14:textId="50AE7888" w:rsidR="0050355F" w:rsidRPr="00774AB9" w:rsidRDefault="00774AB9" w:rsidP="00332255">
      <w:pPr>
        <w:autoSpaceDE w:val="0"/>
        <w:autoSpaceDN w:val="0"/>
        <w:adjustRightInd w:val="0"/>
        <w:rPr>
          <w:rFonts w:ascii="Calibri" w:hAnsi="Calibri" w:cs="Calibri"/>
          <w:sz w:val="22"/>
          <w:szCs w:val="22"/>
          <w:rPrChange w:id="425" w:author="Andrew Hans" w:date="2025-12-22T15:08:00Z" w16du:dateUtc="2025-12-22T21:08:00Z">
            <w:rPr>
              <w:sz w:val="22"/>
              <w:szCs w:val="22"/>
            </w:rPr>
          </w:rPrChange>
        </w:rPr>
      </w:pPr>
      <w:ins w:id="426" w:author="Andrew Hans" w:date="2025-12-22T15:03:00Z" w16du:dateUtc="2025-12-22T21:03:00Z">
        <w:r w:rsidRPr="00774AB9">
          <w:rPr>
            <w:rFonts w:ascii="Calibri" w:hAnsi="Calibri" w:cs="Calibri"/>
            <w:sz w:val="22"/>
            <w:szCs w:val="22"/>
            <w:rPrChange w:id="427" w:author="Andrew Hans" w:date="2025-12-22T15:08:00Z" w16du:dateUtc="2025-12-22T21:08:00Z">
              <w:rPr>
                <w:rFonts w:ascii="Calibri" w:hAnsi="Calibri" w:cs="Calibri"/>
                <w:sz w:val="22"/>
                <w:szCs w:val="22"/>
                <w:highlight w:val="green"/>
              </w:rPr>
            </w:rPrChange>
          </w:rPr>
          <w:t>{[CompanyReturnA</w:t>
        </w:r>
      </w:ins>
      <w:ins w:id="428" w:author="Andrew Hans" w:date="2025-12-22T15:04:00Z" w16du:dateUtc="2025-12-22T21:04:00Z">
        <w:r w:rsidRPr="00774AB9">
          <w:rPr>
            <w:rFonts w:ascii="Calibri" w:hAnsi="Calibri" w:cs="Calibri"/>
            <w:sz w:val="22"/>
            <w:szCs w:val="22"/>
            <w:rPrChange w:id="429" w:author="Andrew Hans" w:date="2025-12-22T15:08:00Z" w16du:dateUtc="2025-12-22T21:08:00Z">
              <w:rPr>
                <w:rFonts w:ascii="Calibri" w:hAnsi="Calibri" w:cs="Calibri"/>
                <w:sz w:val="22"/>
                <w:szCs w:val="22"/>
                <w:highlight w:val="green"/>
              </w:rPr>
            </w:rPrChange>
          </w:rPr>
          <w:t>ddr2]}</w:t>
        </w:r>
      </w:ins>
      <w:del w:id="430" w:author="Andrew Hans" w:date="2025-12-22T15:04:00Z" w16du:dateUtc="2025-12-22T21:04:00Z">
        <w:r w:rsidR="0050355F" w:rsidRPr="00774AB9" w:rsidDel="00774AB9">
          <w:rPr>
            <w:rFonts w:ascii="Calibri" w:hAnsi="Calibri" w:cs="Calibri"/>
            <w:sz w:val="22"/>
            <w:szCs w:val="22"/>
            <w:rPrChange w:id="431" w:author="Andrew Hans" w:date="2025-12-22T15:08:00Z" w16du:dateUtc="2025-12-22T21:08:00Z">
              <w:rPr>
                <w:sz w:val="22"/>
                <w:szCs w:val="22"/>
              </w:rPr>
            </w:rPrChange>
          </w:rPr>
          <w:delText>Henderson, NV 89074</w:delText>
        </w:r>
      </w:del>
    </w:p>
    <w:p w14:paraId="72DD0BC3" w14:textId="09AB12A6" w:rsidR="00332255" w:rsidRPr="00DC0601" w:rsidRDefault="00332255" w:rsidP="00332255">
      <w:pPr>
        <w:autoSpaceDE w:val="0"/>
        <w:autoSpaceDN w:val="0"/>
        <w:adjustRightInd w:val="0"/>
        <w:rPr>
          <w:rFonts w:ascii="Calibri" w:hAnsi="Calibri" w:cs="Calibri"/>
          <w:sz w:val="22"/>
          <w:szCs w:val="22"/>
          <w:rPrChange w:id="432" w:author="Andrew Hans" w:date="2025-12-19T15:58:00Z" w16du:dateUtc="2025-12-19T21:58:00Z">
            <w:rPr>
              <w:sz w:val="22"/>
              <w:szCs w:val="22"/>
            </w:rPr>
          </w:rPrChange>
        </w:rPr>
      </w:pPr>
      <w:del w:id="433" w:author="Andrew Hans" w:date="2025-12-22T15:08:00Z" w16du:dateUtc="2025-12-22T21:08:00Z">
        <w:r w:rsidRPr="00774AB9" w:rsidDel="00774AB9">
          <w:rPr>
            <w:rFonts w:ascii="Calibri" w:hAnsi="Calibri" w:cs="Calibri"/>
            <w:sz w:val="22"/>
            <w:szCs w:val="22"/>
            <w:rPrChange w:id="434" w:author="Andrew Hans" w:date="2025-12-22T15:08:00Z" w16du:dateUtc="2025-12-22T21:08:00Z">
              <w:rPr>
                <w:sz w:val="22"/>
                <w:szCs w:val="22"/>
              </w:rPr>
            </w:rPrChange>
          </w:rPr>
          <w:delText>1-</w:delText>
        </w:r>
        <w:r w:rsidR="0097352E" w:rsidRPr="00774AB9" w:rsidDel="00774AB9">
          <w:rPr>
            <w:rFonts w:ascii="Calibri" w:hAnsi="Calibri" w:cs="Calibri"/>
            <w:sz w:val="22"/>
            <w:szCs w:val="22"/>
            <w:rPrChange w:id="435" w:author="Andrew Hans" w:date="2025-12-22T15:08:00Z" w16du:dateUtc="2025-12-22T21:08:00Z">
              <w:rPr>
                <w:sz w:val="22"/>
                <w:szCs w:val="22"/>
              </w:rPr>
            </w:rPrChange>
          </w:rPr>
          <w:delText>844</w:delText>
        </w:r>
        <w:r w:rsidRPr="00774AB9" w:rsidDel="00774AB9">
          <w:rPr>
            <w:rFonts w:ascii="Calibri" w:hAnsi="Calibri" w:cs="Calibri"/>
            <w:sz w:val="22"/>
            <w:szCs w:val="22"/>
            <w:rPrChange w:id="436" w:author="Andrew Hans" w:date="2025-12-22T15:08:00Z" w16du:dateUtc="2025-12-22T21:08:00Z">
              <w:rPr>
                <w:sz w:val="22"/>
                <w:szCs w:val="22"/>
              </w:rPr>
            </w:rPrChange>
          </w:rPr>
          <w:delText>-</w:delText>
        </w:r>
        <w:r w:rsidR="0097352E" w:rsidRPr="00774AB9" w:rsidDel="00774AB9">
          <w:rPr>
            <w:rFonts w:ascii="Calibri" w:hAnsi="Calibri" w:cs="Calibri"/>
            <w:sz w:val="22"/>
            <w:szCs w:val="22"/>
            <w:rPrChange w:id="437" w:author="Andrew Hans" w:date="2025-12-22T15:08:00Z" w16du:dateUtc="2025-12-22T21:08:00Z">
              <w:rPr>
                <w:sz w:val="22"/>
                <w:szCs w:val="22"/>
              </w:rPr>
            </w:rPrChange>
          </w:rPr>
          <w:delText>3</w:delText>
        </w:r>
        <w:r w:rsidRPr="00774AB9" w:rsidDel="00774AB9">
          <w:rPr>
            <w:rFonts w:ascii="Calibri" w:hAnsi="Calibri" w:cs="Calibri"/>
            <w:sz w:val="22"/>
            <w:szCs w:val="22"/>
            <w:rPrChange w:id="438" w:author="Andrew Hans" w:date="2025-12-22T15:08:00Z" w16du:dateUtc="2025-12-22T21:08:00Z">
              <w:rPr>
                <w:sz w:val="22"/>
                <w:szCs w:val="22"/>
              </w:rPr>
            </w:rPrChange>
          </w:rPr>
          <w:delText>19-</w:delText>
        </w:r>
        <w:r w:rsidR="0097352E" w:rsidRPr="00774AB9" w:rsidDel="00774AB9">
          <w:rPr>
            <w:rFonts w:ascii="Calibri" w:hAnsi="Calibri" w:cs="Calibri"/>
            <w:sz w:val="22"/>
            <w:szCs w:val="22"/>
            <w:rPrChange w:id="439" w:author="Andrew Hans" w:date="2025-12-22T15:08:00Z" w16du:dateUtc="2025-12-22T21:08:00Z">
              <w:rPr>
                <w:sz w:val="22"/>
                <w:szCs w:val="22"/>
              </w:rPr>
            </w:rPrChange>
          </w:rPr>
          <w:delText>6549</w:delText>
        </w:r>
      </w:del>
      <w:ins w:id="440" w:author="Andrew Hans" w:date="2025-12-22T15:08:00Z" w16du:dateUtc="2025-12-22T21:08:00Z">
        <w:r w:rsidR="00774AB9" w:rsidRPr="00774AB9">
          <w:rPr>
            <w:rFonts w:ascii="Calibri" w:hAnsi="Calibri" w:cs="Calibri"/>
            <w:sz w:val="22"/>
            <w:szCs w:val="22"/>
          </w:rPr>
          <w:t>{[</w:t>
        </w:r>
        <w:proofErr w:type="spellStart"/>
        <w:r w:rsidR="00774AB9" w:rsidRPr="00774AB9">
          <w:rPr>
            <w:rFonts w:ascii="Calibri" w:hAnsi="Calibri" w:cs="Calibri"/>
            <w:sz w:val="22"/>
            <w:szCs w:val="22"/>
          </w:rPr>
          <w:t>SPOCContactPhone</w:t>
        </w:r>
        <w:proofErr w:type="spellEnd"/>
        <w:r w:rsidR="00774AB9" w:rsidRPr="00774AB9">
          <w:rPr>
            <w:rFonts w:ascii="Calibri" w:hAnsi="Calibri" w:cs="Calibri"/>
            <w:sz w:val="22"/>
            <w:szCs w:val="22"/>
          </w:rPr>
          <w:t>]}</w:t>
        </w:r>
      </w:ins>
      <w:commentRangeEnd w:id="408"/>
      <w:r w:rsidR="00CE5BA0" w:rsidRPr="00DC0601">
        <w:rPr>
          <w:rStyle w:val="CommentReference"/>
          <w:rFonts w:ascii="Calibri" w:hAnsi="Calibri" w:cs="Calibri"/>
          <w:sz w:val="22"/>
          <w:szCs w:val="22"/>
          <w:rPrChange w:id="441" w:author="Andrew Hans" w:date="2025-12-19T15:58:00Z" w16du:dateUtc="2025-12-19T21:58:00Z">
            <w:rPr>
              <w:rStyle w:val="CommentReference"/>
              <w:sz w:val="22"/>
              <w:szCs w:val="22"/>
            </w:rPr>
          </w:rPrChange>
        </w:rPr>
        <w:commentReference w:id="408"/>
      </w:r>
      <w:commentRangeEnd w:id="409"/>
      <w:r w:rsidR="00817E55">
        <w:rPr>
          <w:rStyle w:val="CommentReference"/>
        </w:rPr>
        <w:commentReference w:id="409"/>
      </w:r>
    </w:p>
    <w:p w14:paraId="099E04EE" w14:textId="7745AD99" w:rsidR="00E94C28" w:rsidRPr="00DC0601" w:rsidRDefault="00E94C28" w:rsidP="00FC03EB">
      <w:pPr>
        <w:rPr>
          <w:rFonts w:ascii="Calibri" w:hAnsi="Calibri" w:cs="Calibri"/>
          <w:sz w:val="22"/>
          <w:szCs w:val="22"/>
          <w:rPrChange w:id="442" w:author="Andrew Hans" w:date="2025-12-19T15:58:00Z" w16du:dateUtc="2025-12-19T21:58:00Z">
            <w:rPr>
              <w:sz w:val="16"/>
              <w:szCs w:val="16"/>
            </w:rPr>
          </w:rPrChange>
        </w:rPr>
      </w:pPr>
      <w:r w:rsidRPr="00DC0601">
        <w:rPr>
          <w:rFonts w:ascii="Calibri" w:hAnsi="Calibri" w:cs="Calibri"/>
          <w:sz w:val="22"/>
          <w:szCs w:val="22"/>
          <w:rPrChange w:id="443" w:author="Andrew Hans" w:date="2025-12-19T15:58:00Z" w16du:dateUtc="2025-12-19T21:58:00Z">
            <w:rPr>
              <w:sz w:val="16"/>
              <w:szCs w:val="16"/>
            </w:rPr>
          </w:rPrChange>
        </w:rPr>
        <w:t xml:space="preserve"> </w:t>
      </w:r>
    </w:p>
    <w:p w14:paraId="017F0AFE" w14:textId="381AC209" w:rsidR="00105CD9" w:rsidRPr="00CE5BA0" w:rsidRDefault="00CE5BA0" w:rsidP="008E2442">
      <w:pPr>
        <w:suppressAutoHyphens/>
        <w:autoSpaceDE w:val="0"/>
        <w:autoSpaceDN w:val="0"/>
        <w:adjustRightInd w:val="0"/>
        <w:rPr>
          <w:rFonts w:ascii="Calibri" w:hAnsi="Calibri" w:cs="Calibri"/>
          <w:bCs/>
          <w:sz w:val="22"/>
          <w:szCs w:val="22"/>
          <w:rPrChange w:id="444" w:author="Andrew Hans" w:date="2025-12-22T15:10:00Z" w16du:dateUtc="2025-12-22T21:10:00Z">
            <w:rPr>
              <w:bCs/>
              <w:color w:val="C00000"/>
              <w:sz w:val="22"/>
              <w:szCs w:val="22"/>
            </w:rPr>
          </w:rPrChange>
        </w:rPr>
      </w:pPr>
      <w:ins w:id="445" w:author="Andrew Hans" w:date="2025-12-22T15:10:00Z" w16du:dateUtc="2025-12-22T21:10:00Z">
        <w:r w:rsidRPr="00CE5BA0">
          <w:rPr>
            <w:rFonts w:ascii="Calibri" w:hAnsi="Calibri" w:cs="Calibri"/>
            <w:bCs/>
            <w:sz w:val="22"/>
            <w:szCs w:val="22"/>
            <w:rPrChange w:id="446" w:author="Andrew Hans" w:date="2025-12-22T15:10:00Z" w16du:dateUtc="2025-12-22T21:10:00Z">
              <w:rPr>
                <w:rFonts w:ascii="Calibri" w:hAnsi="Calibri" w:cs="Calibri"/>
                <w:bCs/>
                <w:color w:val="C00000"/>
                <w:sz w:val="22"/>
                <w:szCs w:val="22"/>
              </w:rPr>
            </w:rPrChange>
          </w:rPr>
          <w:t xml:space="preserve">FEDERAL LAW REQUIRES US TO ADVISE YOU </w:t>
        </w:r>
        <w:proofErr w:type="gramStart"/>
        <w:r w:rsidRPr="00CE5BA0">
          <w:rPr>
            <w:rFonts w:ascii="Calibri" w:hAnsi="Calibri" w:cs="Calibri"/>
            <w:bCs/>
            <w:sz w:val="22"/>
            <w:szCs w:val="22"/>
            <w:rPrChange w:id="447" w:author="Andrew Hans" w:date="2025-12-22T15:10:00Z" w16du:dateUtc="2025-12-22T21:10:00Z">
              <w:rPr>
                <w:rFonts w:ascii="Calibri" w:hAnsi="Calibri" w:cs="Calibri"/>
                <w:bCs/>
                <w:color w:val="C00000"/>
                <w:sz w:val="22"/>
                <w:szCs w:val="22"/>
              </w:rPr>
            </w:rPrChange>
          </w:rPr>
          <w:t xml:space="preserve">THAT </w:t>
        </w:r>
      </w:ins>
      <w:ins w:id="448" w:author="Andrew Hans" w:date="2025-12-22T15:11:00Z" w16du:dateUtc="2025-12-22T21:11:00Z">
        <w:r>
          <w:rPr>
            <w:rFonts w:ascii="Calibri" w:hAnsi="Calibri" w:cs="Calibri"/>
            <w:bCs/>
            <w:sz w:val="22"/>
            <w:szCs w:val="22"/>
          </w:rPr>
          <w:t>{[</w:t>
        </w:r>
        <w:commentRangeStart w:id="449"/>
        <w:commentRangeStart w:id="450"/>
        <w:commentRangeStart w:id="451"/>
        <w:proofErr w:type="spellStart"/>
        <w:proofErr w:type="gramEnd"/>
        <w:r>
          <w:rPr>
            <w:rFonts w:ascii="Calibri" w:hAnsi="Calibri" w:cs="Calibri"/>
            <w:bCs/>
            <w:sz w:val="22"/>
            <w:szCs w:val="22"/>
          </w:rPr>
          <w:t>C</w:t>
        </w:r>
      </w:ins>
      <w:ins w:id="452" w:author="Andrew Hans" w:date="2025-12-22T15:12:00Z" w16du:dateUtc="2025-12-22T21:12:00Z">
        <w:r>
          <w:rPr>
            <w:rFonts w:ascii="Calibri" w:hAnsi="Calibri" w:cs="Calibri"/>
            <w:bCs/>
            <w:sz w:val="22"/>
            <w:szCs w:val="22"/>
          </w:rPr>
          <w:t>ompanyLongName</w:t>
        </w:r>
      </w:ins>
      <w:commentRangeEnd w:id="449"/>
      <w:proofErr w:type="spellEnd"/>
      <w:r>
        <w:rPr>
          <w:rStyle w:val="CommentReference"/>
          <w:rFonts w:ascii="Calibri" w:hAnsi="Calibri" w:cs="Calibri"/>
          <w:bCs/>
          <w:sz w:val="22"/>
          <w:szCs w:val="22"/>
        </w:rPr>
        <w:commentReference w:id="449"/>
      </w:r>
      <w:commentRangeEnd w:id="450"/>
      <w:r w:rsidR="00817E55">
        <w:rPr>
          <w:rStyle w:val="CommentReference"/>
        </w:rPr>
        <w:commentReference w:id="450"/>
      </w:r>
      <w:commentRangeEnd w:id="451"/>
      <w:r w:rsidR="00817E55">
        <w:rPr>
          <w:rStyle w:val="CommentReference"/>
        </w:rPr>
        <w:commentReference w:id="451"/>
      </w:r>
      <w:ins w:id="453" w:author="Andrew Hans" w:date="2025-12-22T15:12:00Z" w16du:dateUtc="2025-12-22T21:12:00Z">
        <w:r>
          <w:rPr>
            <w:rFonts w:ascii="Calibri" w:hAnsi="Calibri" w:cs="Calibri"/>
            <w:bCs/>
            <w:sz w:val="22"/>
            <w:szCs w:val="22"/>
          </w:rPr>
          <w:t>]}</w:t>
        </w:r>
      </w:ins>
      <w:ins w:id="454" w:author="Andrew Hans" w:date="2025-12-22T15:10:00Z" w16du:dateUtc="2025-12-22T21:10:00Z">
        <w:r w:rsidRPr="00CE5BA0">
          <w:rPr>
            <w:rFonts w:ascii="Calibri" w:hAnsi="Calibri" w:cs="Calibri"/>
            <w:bCs/>
            <w:sz w:val="22"/>
            <w:szCs w:val="22"/>
            <w:rPrChange w:id="455" w:author="Andrew Hans" w:date="2025-12-22T15:10:00Z" w16du:dateUtc="2025-12-22T21:10:00Z">
              <w:rPr>
                <w:rFonts w:ascii="Calibri" w:hAnsi="Calibri" w:cs="Calibri"/>
                <w:bCs/>
                <w:color w:val="C00000"/>
                <w:sz w:val="22"/>
                <w:szCs w:val="22"/>
              </w:rPr>
            </w:rPrChange>
          </w:rPr>
          <w:t xml:space="preserve"> IS A DEBT COLLECTOR AND THAT THIS IS AN ATTEMPT TO COLLECT A DEBT. ANY INFORMATION OBTAINED MAY BE USED FOR THAT PURPOSE. TO THE EXTENT YOUR OBLIGATION HAS BEEN DISCHARGED OR IS SUBJECT TO THE AUTOMATIC STAY IN A </w:t>
        </w:r>
        <w:r w:rsidRPr="00CE5BA0">
          <w:rPr>
            <w:rFonts w:ascii="Calibri" w:hAnsi="Calibri" w:cs="Calibri"/>
            <w:bCs/>
            <w:sz w:val="22"/>
            <w:szCs w:val="22"/>
            <w:rPrChange w:id="456" w:author="Andrew Hans" w:date="2025-12-22T15:10:00Z" w16du:dateUtc="2025-12-22T21:10:00Z">
              <w:rPr>
                <w:rFonts w:ascii="Calibri" w:hAnsi="Calibri" w:cs="Calibri"/>
                <w:bCs/>
                <w:color w:val="C00000"/>
                <w:sz w:val="22"/>
                <w:szCs w:val="22"/>
              </w:rPr>
            </w:rPrChange>
          </w:rPr>
          <w:lastRenderedPageBreak/>
          <w:t>BANKRUPTCY PROCEEDING, THIS NOTICE IS FOR INFORMATIONAL PURPOSES ONLY AND DOES NOT CONSTITUTE A DEMAND FOR PAYMENT OR AN ATTEMPT TO COLLECT AN INDEBTEDNESS AS YOUR PERSONAL OBLIGATION. IF YOU ARE REPRESENTED BY AN ATTORNEY, PLEASE PROVIDE US WITH THE ATTORNEY’S NAME, ADDRESS AND TELEPHONE NUMBER.</w:t>
        </w:r>
      </w:ins>
    </w:p>
    <w:sectPr w:rsidR="00105CD9" w:rsidRPr="00CE5BA0" w:rsidSect="0006011C">
      <w:headerReference w:type="default" r:id="rId14"/>
      <w:footerReference w:type="even" r:id="rId15"/>
      <w:footerReference w:type="default" r:id="rId16"/>
      <w:headerReference w:type="first" r:id="rId17"/>
      <w:footerReference w:type="first" r:id="rId18"/>
      <w:type w:val="continuous"/>
      <w:pgSz w:w="12240" w:h="15840" w:code="1"/>
      <w:pgMar w:top="720" w:right="1080" w:bottom="360" w:left="1440" w:header="720" w:footer="288"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Andrew Hans" w:date="2025-12-22T12:10:00Z" w:initials="AH">
    <w:p w14:paraId="60F1F825" w14:textId="77777777" w:rsidR="00E31947" w:rsidRDefault="00E31947" w:rsidP="00E31947">
      <w:pPr>
        <w:pStyle w:val="CommentText"/>
      </w:pPr>
      <w:r>
        <w:rPr>
          <w:rStyle w:val="CommentReference"/>
        </w:rPr>
        <w:annotationRef/>
      </w:r>
      <w:r>
        <w:rPr>
          <w:b/>
          <w:bCs/>
          <w:color w:val="EE0000"/>
        </w:rPr>
        <w:t xml:space="preserve">VCI - </w:t>
      </w:r>
    </w:p>
    <w:p w14:paraId="3DC998DB" w14:textId="77777777" w:rsidR="00E31947" w:rsidRDefault="00E31947" w:rsidP="00E31947">
      <w:pPr>
        <w:pStyle w:val="CommentText"/>
      </w:pPr>
    </w:p>
    <w:p w14:paraId="79F9D53C" w14:textId="77777777" w:rsidR="00E31947" w:rsidRDefault="00E31947" w:rsidP="00E31947">
      <w:pPr>
        <w:pStyle w:val="CommentText"/>
      </w:pPr>
      <w:r>
        <w:rPr>
          <w:b/>
          <w:bCs/>
          <w:color w:val="EE0000"/>
        </w:rPr>
        <w:t>Along with being sent Certified, will this need to be sent via First Class Mail?</w:t>
      </w:r>
    </w:p>
    <w:p w14:paraId="00764A2C" w14:textId="77777777" w:rsidR="00E31947" w:rsidRDefault="00E31947" w:rsidP="00E31947">
      <w:pPr>
        <w:pStyle w:val="CommentText"/>
      </w:pPr>
    </w:p>
    <w:p w14:paraId="6F647B7E" w14:textId="77777777" w:rsidR="00E31947" w:rsidRDefault="00E31947" w:rsidP="00E31947">
      <w:pPr>
        <w:pStyle w:val="CommentText"/>
      </w:pPr>
      <w:r>
        <w:rPr>
          <w:b/>
          <w:bCs/>
          <w:color w:val="EE0000"/>
        </w:rPr>
        <w:t>Will this need to be sent to the Mailing address or property address only?</w:t>
      </w:r>
    </w:p>
  </w:comment>
  <w:comment w:id="15" w:author="Matthew Hammon" w:date="2025-12-30T10:56:00Z" w:initials="MH">
    <w:p w14:paraId="7D323FF9" w14:textId="77777777" w:rsidR="00817E55" w:rsidRDefault="00817E55" w:rsidP="00817E55">
      <w:pPr>
        <w:pStyle w:val="CommentText"/>
      </w:pPr>
      <w:r>
        <w:rPr>
          <w:rStyle w:val="CommentReference"/>
        </w:rPr>
        <w:annotationRef/>
      </w:r>
      <w:r>
        <w:t>If a separate Mailing Address is present, please send one to both the Property and Mailing Address</w:t>
      </w:r>
    </w:p>
  </w:comment>
  <w:comment w:id="95" w:author="Joy Fulmer" w:date="2025-12-31T15:01:00Z" w:initials="JF">
    <w:p w14:paraId="405D718D" w14:textId="77777777" w:rsidR="006F1F0B" w:rsidRDefault="006F1F0B" w:rsidP="006F1F0B">
      <w:pPr>
        <w:pStyle w:val="CommentText"/>
      </w:pPr>
      <w:r>
        <w:rPr>
          <w:rStyle w:val="CommentReference"/>
        </w:rPr>
        <w:annotationRef/>
      </w:r>
      <w:r>
        <w:t>Removed Subject Line per VCI</w:t>
      </w:r>
    </w:p>
  </w:comment>
  <w:comment w:id="96" w:author="Andrew Hans" w:date="2025-12-22T12:04:00Z" w:initials="AH">
    <w:p w14:paraId="2731FC52" w14:textId="4E6DE7A7" w:rsidR="00E31947" w:rsidRDefault="00E573DC" w:rsidP="00E31947">
      <w:pPr>
        <w:pStyle w:val="CommentText"/>
      </w:pPr>
      <w:r>
        <w:rPr>
          <w:rStyle w:val="CommentReference"/>
        </w:rPr>
        <w:annotationRef/>
      </w:r>
      <w:r w:rsidR="00E31947">
        <w:rPr>
          <w:b/>
          <w:bCs/>
          <w:color w:val="EE0000"/>
        </w:rPr>
        <w:t>VCI - please confirm this subject line is okay or if needs to be changed/removed.</w:t>
      </w:r>
    </w:p>
  </w:comment>
  <w:comment w:id="97" w:author="Matthew Hammon" w:date="2025-12-30T10:56:00Z" w:initials="MH">
    <w:p w14:paraId="646C4C1E" w14:textId="77777777" w:rsidR="00817E55" w:rsidRDefault="00817E55" w:rsidP="00817E55">
      <w:pPr>
        <w:pStyle w:val="CommentText"/>
      </w:pPr>
      <w:r>
        <w:rPr>
          <w:rStyle w:val="CommentReference"/>
        </w:rPr>
        <w:annotationRef/>
      </w:r>
      <w:r>
        <w:t>Please remove this line</w:t>
      </w:r>
    </w:p>
  </w:comment>
  <w:comment w:id="93" w:author="Joy Fulmer" w:date="2025-12-31T15:02:00Z" w:initials="JF">
    <w:p w14:paraId="4B94C881" w14:textId="77777777" w:rsidR="003F0A91" w:rsidRDefault="006F1F0B" w:rsidP="003F0A91">
      <w:pPr>
        <w:pStyle w:val="CommentText"/>
      </w:pPr>
      <w:r>
        <w:rPr>
          <w:rStyle w:val="CommentReference"/>
        </w:rPr>
        <w:annotationRef/>
      </w:r>
      <w:r w:rsidR="003F0A91">
        <w:t xml:space="preserve">Removed Subject Line per VCI: </w:t>
      </w:r>
      <w:r w:rsidR="003F0A91">
        <w:rPr>
          <w:b/>
          <w:bCs/>
        </w:rPr>
        <w:t>Urgent Notice Regarding Your Past Due Account</w:t>
      </w:r>
    </w:p>
  </w:comment>
  <w:comment w:id="310" w:author="Andrew Hans" w:date="2025-12-22T15:14:00Z" w:initials="AH">
    <w:p w14:paraId="09F138DF" w14:textId="14A4A737" w:rsidR="00CE5BA0" w:rsidRDefault="00CE5BA0" w:rsidP="00CE5BA0">
      <w:pPr>
        <w:pStyle w:val="CommentText"/>
      </w:pPr>
      <w:r>
        <w:rPr>
          <w:rStyle w:val="CommentReference"/>
        </w:rPr>
        <w:annotationRef/>
      </w:r>
      <w:r>
        <w:rPr>
          <w:b/>
          <w:bCs/>
          <w:color w:val="EE0000"/>
        </w:rPr>
        <w:t xml:space="preserve">VCI - please confirm this the correct column to use from the PLS Matrix.  </w:t>
      </w:r>
    </w:p>
  </w:comment>
  <w:comment w:id="311" w:author="Matthew Hammon" w:date="2025-12-30T10:57:00Z" w:initials="MH">
    <w:p w14:paraId="6D4BBBB9" w14:textId="77777777" w:rsidR="00817E55" w:rsidRDefault="00817E55" w:rsidP="00817E55">
      <w:pPr>
        <w:pStyle w:val="CommentText"/>
      </w:pPr>
      <w:r>
        <w:rPr>
          <w:rStyle w:val="CommentReference"/>
        </w:rPr>
        <w:annotationRef/>
      </w:r>
      <w:r>
        <w:t>This is correct</w:t>
      </w:r>
    </w:p>
  </w:comment>
  <w:comment w:id="321" w:author="Andrew Hans" w:date="2025-12-22T15:14:00Z" w:initials="AH">
    <w:p w14:paraId="4A52F070" w14:textId="54FDDBB3" w:rsidR="00CE5BA0" w:rsidRDefault="00CE5BA0" w:rsidP="00CE5BA0">
      <w:pPr>
        <w:pStyle w:val="CommentText"/>
      </w:pPr>
      <w:r>
        <w:rPr>
          <w:rStyle w:val="CommentReference"/>
        </w:rPr>
        <w:annotationRef/>
      </w:r>
      <w:r>
        <w:rPr>
          <w:b/>
          <w:bCs/>
          <w:color w:val="EE0000"/>
        </w:rPr>
        <w:t xml:space="preserve">VCI - please confirm this the correct column to use from the PLS Matrix.  </w:t>
      </w:r>
    </w:p>
  </w:comment>
  <w:comment w:id="322" w:author="Matthew Hammon" w:date="2025-12-30T10:57:00Z" w:initials="MH">
    <w:p w14:paraId="183ADF28" w14:textId="77777777" w:rsidR="00817E55" w:rsidRDefault="00817E55" w:rsidP="00817E55">
      <w:pPr>
        <w:pStyle w:val="CommentText"/>
      </w:pPr>
      <w:r>
        <w:rPr>
          <w:rStyle w:val="CommentReference"/>
        </w:rPr>
        <w:annotationRef/>
      </w:r>
      <w:r>
        <w:t>This is correct</w:t>
      </w:r>
    </w:p>
  </w:comment>
  <w:comment w:id="355" w:author="Andrew Hans" w:date="2025-12-22T15:14:00Z" w:initials="AH">
    <w:p w14:paraId="2D72F0BF" w14:textId="2286E8A5" w:rsidR="00CE5BA0" w:rsidRDefault="00CE5BA0" w:rsidP="00CE5BA0">
      <w:pPr>
        <w:pStyle w:val="CommentText"/>
      </w:pPr>
      <w:r>
        <w:rPr>
          <w:rStyle w:val="CommentReference"/>
        </w:rPr>
        <w:annotationRef/>
      </w:r>
      <w:r>
        <w:rPr>
          <w:b/>
          <w:bCs/>
          <w:color w:val="EE0000"/>
        </w:rPr>
        <w:t xml:space="preserve">VCI - please confirm this the correct column to use from the PLS Matrix.  </w:t>
      </w:r>
    </w:p>
  </w:comment>
  <w:comment w:id="356" w:author="Matthew Hammon" w:date="2025-12-30T10:57:00Z" w:initials="MH">
    <w:p w14:paraId="1060A9AE" w14:textId="77777777" w:rsidR="00817E55" w:rsidRDefault="00817E55" w:rsidP="00817E55">
      <w:pPr>
        <w:pStyle w:val="CommentText"/>
      </w:pPr>
      <w:r>
        <w:rPr>
          <w:rStyle w:val="CommentReference"/>
        </w:rPr>
        <w:annotationRef/>
      </w:r>
      <w:r>
        <w:t>This is correct</w:t>
      </w:r>
    </w:p>
  </w:comment>
  <w:comment w:id="408" w:author="Andrew Hans" w:date="2025-12-22T15:14:00Z" w:initials="AH">
    <w:p w14:paraId="294DC19B" w14:textId="15D81C96" w:rsidR="00CE5BA0" w:rsidRDefault="00CE5BA0" w:rsidP="00CE5BA0">
      <w:pPr>
        <w:pStyle w:val="CommentText"/>
      </w:pPr>
      <w:r>
        <w:rPr>
          <w:rStyle w:val="CommentReference"/>
        </w:rPr>
        <w:annotationRef/>
      </w:r>
      <w:r>
        <w:rPr>
          <w:b/>
          <w:bCs/>
          <w:color w:val="EE0000"/>
        </w:rPr>
        <w:t xml:space="preserve">VCI - please confirm this the correct columns to use from the PLS Matrix.  </w:t>
      </w:r>
    </w:p>
  </w:comment>
  <w:comment w:id="409" w:author="Matthew Hammon" w:date="2025-12-30T10:57:00Z" w:initials="MH">
    <w:p w14:paraId="7B0FF9C4" w14:textId="77777777" w:rsidR="00817E55" w:rsidRDefault="00817E55" w:rsidP="00817E55">
      <w:pPr>
        <w:pStyle w:val="CommentText"/>
      </w:pPr>
      <w:r>
        <w:rPr>
          <w:rStyle w:val="CommentReference"/>
        </w:rPr>
        <w:annotationRef/>
      </w:r>
      <w:r>
        <w:t>This is correct</w:t>
      </w:r>
    </w:p>
  </w:comment>
  <w:comment w:id="449" w:author="Andrew Hans" w:date="2025-12-22T15:13:00Z" w:initials="AH">
    <w:p w14:paraId="07C95F5A" w14:textId="4F784DDF" w:rsidR="00CE5BA0" w:rsidRDefault="00CE5BA0" w:rsidP="00CE5BA0">
      <w:pPr>
        <w:pStyle w:val="CommentText"/>
      </w:pPr>
      <w:r>
        <w:rPr>
          <w:rStyle w:val="CommentReference"/>
        </w:rPr>
        <w:annotationRef/>
      </w:r>
      <w:r>
        <w:rPr>
          <w:b/>
          <w:bCs/>
          <w:color w:val="EE0000"/>
        </w:rPr>
        <w:t>VCI -  Please confirm if you want this to pull from the PLS Matrix or to be hardcoded with “Village Capital &amp; Investment LLC”</w:t>
      </w:r>
    </w:p>
  </w:comment>
  <w:comment w:id="450" w:author="Matthew Hammon" w:date="2025-12-30T10:57:00Z" w:initials="MH">
    <w:p w14:paraId="3DEC0287" w14:textId="77777777" w:rsidR="00817E55" w:rsidRDefault="00817E55" w:rsidP="00817E55">
      <w:pPr>
        <w:pStyle w:val="CommentText"/>
      </w:pPr>
      <w:r>
        <w:rPr>
          <w:rStyle w:val="CommentReference"/>
        </w:rPr>
        <w:annotationRef/>
      </w:r>
      <w:r>
        <w:t>This is correct</w:t>
      </w:r>
    </w:p>
  </w:comment>
  <w:comment w:id="451" w:author="Matthew Hammon" w:date="2025-12-30T10:58:00Z" w:initials="MH">
    <w:p w14:paraId="2FC30ED2" w14:textId="77777777" w:rsidR="00817E55" w:rsidRDefault="00817E55" w:rsidP="00817E55">
      <w:pPr>
        <w:pStyle w:val="CommentText"/>
      </w:pPr>
      <w:r>
        <w:rPr>
          <w:rStyle w:val="CommentReference"/>
        </w:rPr>
        <w:annotationRef/>
      </w:r>
      <w:r>
        <w:t>Pull from the PLS Matrix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647B7E" w15:done="0"/>
  <w15:commentEx w15:paraId="7D323FF9" w15:paraIdParent="6F647B7E" w15:done="0"/>
  <w15:commentEx w15:paraId="405D718D" w15:done="0"/>
  <w15:commentEx w15:paraId="2731FC52" w15:done="0"/>
  <w15:commentEx w15:paraId="646C4C1E" w15:paraIdParent="2731FC52" w15:done="0"/>
  <w15:commentEx w15:paraId="4B94C881" w15:done="0"/>
  <w15:commentEx w15:paraId="09F138DF" w15:done="1"/>
  <w15:commentEx w15:paraId="6D4BBBB9" w15:paraIdParent="09F138DF" w15:done="1"/>
  <w15:commentEx w15:paraId="4A52F070" w15:done="1"/>
  <w15:commentEx w15:paraId="183ADF28" w15:paraIdParent="4A52F070" w15:done="1"/>
  <w15:commentEx w15:paraId="2D72F0BF" w15:done="1"/>
  <w15:commentEx w15:paraId="1060A9AE" w15:paraIdParent="2D72F0BF" w15:done="1"/>
  <w15:commentEx w15:paraId="294DC19B" w15:done="1"/>
  <w15:commentEx w15:paraId="7B0FF9C4" w15:paraIdParent="294DC19B" w15:done="1"/>
  <w15:commentEx w15:paraId="07C95F5A" w15:done="1"/>
  <w15:commentEx w15:paraId="3DEC0287" w15:paraIdParent="07C95F5A" w15:done="1"/>
  <w15:commentEx w15:paraId="2FC30ED2" w15:paraIdParent="07C95F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7B4001" w16cex:dateUtc="2025-12-22T18:10:00Z"/>
  <w16cex:commentExtensible w16cex:durableId="5CE32DF7" w16cex:dateUtc="2025-12-30T18:56:00Z"/>
  <w16cex:commentExtensible w16cex:durableId="584F70E6" w16cex:dateUtc="2025-12-31T21:01:00Z"/>
  <w16cex:commentExtensible w16cex:durableId="08C8E93D" w16cex:dateUtc="2025-12-22T18:04:00Z"/>
  <w16cex:commentExtensible w16cex:durableId="5EE73890" w16cex:dateUtc="2025-12-30T18:56:00Z"/>
  <w16cex:commentExtensible w16cex:durableId="7306F68A" w16cex:dateUtc="2025-12-31T21:02:00Z"/>
  <w16cex:commentExtensible w16cex:durableId="04F885DA" w16cex:dateUtc="2025-12-22T21:14:00Z"/>
  <w16cex:commentExtensible w16cex:durableId="5EB2350D" w16cex:dateUtc="2025-12-30T18:57:00Z"/>
  <w16cex:commentExtensible w16cex:durableId="5439E4AF" w16cex:dateUtc="2025-12-22T21:14:00Z"/>
  <w16cex:commentExtensible w16cex:durableId="2871F75E" w16cex:dateUtc="2025-12-30T18:57:00Z"/>
  <w16cex:commentExtensible w16cex:durableId="6743D18B" w16cex:dateUtc="2025-12-22T21:14:00Z"/>
  <w16cex:commentExtensible w16cex:durableId="1CC3B0E3" w16cex:dateUtc="2025-12-30T18:57:00Z"/>
  <w16cex:commentExtensible w16cex:durableId="677D70EE" w16cex:dateUtc="2025-12-22T21:14:00Z"/>
  <w16cex:commentExtensible w16cex:durableId="6DC11CE5" w16cex:dateUtc="2025-12-30T18:57:00Z"/>
  <w16cex:commentExtensible w16cex:durableId="400544F4" w16cex:dateUtc="2025-12-22T21:13:00Z"/>
  <w16cex:commentExtensible w16cex:durableId="04C86545" w16cex:dateUtc="2025-12-30T18:57:00Z"/>
  <w16cex:commentExtensible w16cex:durableId="71C695EE" w16cex:dateUtc="2025-12-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647B7E" w16cid:durableId="207B4001"/>
  <w16cid:commentId w16cid:paraId="7D323FF9" w16cid:durableId="5CE32DF7"/>
  <w16cid:commentId w16cid:paraId="405D718D" w16cid:durableId="584F70E6"/>
  <w16cid:commentId w16cid:paraId="2731FC52" w16cid:durableId="08C8E93D"/>
  <w16cid:commentId w16cid:paraId="646C4C1E" w16cid:durableId="5EE73890"/>
  <w16cid:commentId w16cid:paraId="4B94C881" w16cid:durableId="7306F68A"/>
  <w16cid:commentId w16cid:paraId="09F138DF" w16cid:durableId="04F885DA"/>
  <w16cid:commentId w16cid:paraId="6D4BBBB9" w16cid:durableId="5EB2350D"/>
  <w16cid:commentId w16cid:paraId="4A52F070" w16cid:durableId="5439E4AF"/>
  <w16cid:commentId w16cid:paraId="183ADF28" w16cid:durableId="2871F75E"/>
  <w16cid:commentId w16cid:paraId="2D72F0BF" w16cid:durableId="6743D18B"/>
  <w16cid:commentId w16cid:paraId="1060A9AE" w16cid:durableId="1CC3B0E3"/>
  <w16cid:commentId w16cid:paraId="294DC19B" w16cid:durableId="677D70EE"/>
  <w16cid:commentId w16cid:paraId="7B0FF9C4" w16cid:durableId="6DC11CE5"/>
  <w16cid:commentId w16cid:paraId="07C95F5A" w16cid:durableId="400544F4"/>
  <w16cid:commentId w16cid:paraId="3DEC0287" w16cid:durableId="04C86545"/>
  <w16cid:commentId w16cid:paraId="2FC30ED2" w16cid:durableId="71C695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D1C59" w14:textId="77777777" w:rsidR="00CD54E6" w:rsidRDefault="00CD54E6">
      <w:r>
        <w:separator/>
      </w:r>
    </w:p>
  </w:endnote>
  <w:endnote w:type="continuationSeparator" w:id="0">
    <w:p w14:paraId="10168BFA" w14:textId="77777777" w:rsidR="00CD54E6" w:rsidRDefault="00CD54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dvocra">
    <w:altName w:val="Courier New"/>
    <w:charset w:val="00"/>
    <w:family w:val="auto"/>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23AF" w14:textId="4E8A73EB" w:rsidR="00804010" w:rsidRPr="00804010" w:rsidDel="003272E8" w:rsidRDefault="00804010" w:rsidP="00804010">
    <w:pPr>
      <w:pStyle w:val="Footer"/>
      <w:jc w:val="both"/>
      <w:rPr>
        <w:del w:id="463" w:author="Andrew Hans" w:date="2025-12-19T16:26:00Z" w16du:dateUtc="2025-12-19T22:26:00Z"/>
        <w:sz w:val="22"/>
        <w:szCs w:val="22"/>
      </w:rPr>
    </w:pPr>
    <w:del w:id="464" w:author="Andrew Hans" w:date="2025-12-19T16:26:00Z" w16du:dateUtc="2025-12-19T22:26:00Z">
      <w:r w:rsidRPr="00804010" w:rsidDel="003272E8">
        <w:rPr>
          <w:bCs/>
          <w:color w:val="000000"/>
          <w:sz w:val="22"/>
          <w:szCs w:val="22"/>
        </w:rPr>
        <w:delText xml:space="preserve">FEDERAL LAW REQUIRES US TO ADVISE YOU THAT </w:delText>
      </w:r>
      <w:r w:rsidR="00332255" w:rsidDel="003272E8">
        <w:rPr>
          <w:sz w:val="22"/>
          <w:szCs w:val="22"/>
        </w:rPr>
        <w:delText xml:space="preserve">VILLAGE CAPITAL &amp; INVESTMENT LLC </w:delText>
      </w:r>
      <w:r w:rsidRPr="00804010" w:rsidDel="003272E8">
        <w:rPr>
          <w:sz w:val="22"/>
          <w:szCs w:val="22"/>
        </w:rPr>
        <w:delText>IS A DEBT COLLECTOR AND THAT THIS IS AN ATTEMPT TO COLLECT A DEBT. ANY INFORMATION OBTAINED MAY BE USED FOR THAT PURPOSE. TO THE EXTENT YOUR OBLIGATION HAS BEEN DISCHARGED OR IS SUBJECT TO THE AUTOMATIC STAY IN A BANKRUPTCY PROCEEDING, THIS NOTICE IS FOR INFORMATIONAL PURPOSES ONLY AND DOES NOT CONSTITUTE A DEMAND FOR PAYMENT OR AN ATTEMPT TO COLLECT AN INDEBTEDNESS AS YOUR PERSONAL OBLIGATION. IF YOU ARE REPRESENTED BY AN ATTORNEY, PLEASE PROVIDE US WITH THE ATTORNEY’S NAME, ADDRESS AND TELEPHONE NUMBER.</w:delText>
      </w:r>
    </w:del>
  </w:p>
  <w:p w14:paraId="222EB2F6" w14:textId="308DDB82" w:rsidR="00804010" w:rsidDel="003272E8" w:rsidRDefault="00804010" w:rsidP="00804010">
    <w:pPr>
      <w:pStyle w:val="Footer"/>
      <w:tabs>
        <w:tab w:val="clear" w:pos="8640"/>
        <w:tab w:val="right" w:pos="10080"/>
      </w:tabs>
      <w:rPr>
        <w:del w:id="465" w:author="Andrew Hans" w:date="2025-12-19T16:26:00Z" w16du:dateUtc="2025-12-19T22:26:00Z"/>
        <w:sz w:val="18"/>
        <w:szCs w:val="18"/>
      </w:rPr>
    </w:pPr>
  </w:p>
  <w:p w14:paraId="74945EA8" w14:textId="00376077" w:rsidR="00804010" w:rsidDel="003272E8" w:rsidRDefault="00804010" w:rsidP="00804010">
    <w:pPr>
      <w:pStyle w:val="Footer"/>
      <w:tabs>
        <w:tab w:val="clear" w:pos="8640"/>
        <w:tab w:val="right" w:pos="10080"/>
      </w:tabs>
      <w:rPr>
        <w:del w:id="466" w:author="Andrew Hans" w:date="2025-12-19T16:26:00Z" w16du:dateUtc="2025-12-19T22:26:00Z"/>
        <w:sz w:val="18"/>
        <w:szCs w:val="18"/>
      </w:rPr>
    </w:pPr>
    <w:del w:id="467" w:author="Andrew Hans" w:date="2025-12-19T16:26:00Z" w16du:dateUtc="2025-12-19T22:26:00Z">
      <w:r w:rsidDel="003272E8">
        <w:rPr>
          <w:sz w:val="18"/>
          <w:szCs w:val="18"/>
        </w:rPr>
        <w:delText>CA_DUE1</w:delText>
      </w:r>
    </w:del>
  </w:p>
  <w:p w14:paraId="7B004452" w14:textId="1C01570D" w:rsidR="00BF2AF7" w:rsidRDefault="00804010" w:rsidP="00A90486">
    <w:pPr>
      <w:pStyle w:val="Footer"/>
      <w:tabs>
        <w:tab w:val="clear" w:pos="8640"/>
        <w:tab w:val="right" w:pos="9540"/>
      </w:tabs>
    </w:pPr>
    <w:del w:id="468" w:author="Andrew Hans" w:date="2025-12-19T16:26:00Z" w16du:dateUtc="2025-12-19T22:26:00Z">
      <w:r w:rsidDel="003272E8">
        <w:rPr>
          <w:sz w:val="18"/>
          <w:szCs w:val="18"/>
        </w:rPr>
        <w:delText xml:space="preserve">Page </w:delText>
      </w:r>
      <w:r w:rsidR="007B2F67" w:rsidDel="003272E8">
        <w:rPr>
          <w:sz w:val="18"/>
          <w:szCs w:val="18"/>
        </w:rPr>
        <w:fldChar w:fldCharType="begin"/>
      </w:r>
      <w:r w:rsidDel="003272E8">
        <w:rPr>
          <w:sz w:val="18"/>
          <w:szCs w:val="18"/>
        </w:rPr>
        <w:delInstrText xml:space="preserve"> PAGE </w:delInstrText>
      </w:r>
      <w:r w:rsidR="007B2F67" w:rsidDel="003272E8">
        <w:rPr>
          <w:sz w:val="18"/>
          <w:szCs w:val="18"/>
        </w:rPr>
        <w:fldChar w:fldCharType="separate"/>
      </w:r>
      <w:r w:rsidR="00E7357B" w:rsidDel="003272E8">
        <w:rPr>
          <w:noProof/>
          <w:sz w:val="18"/>
          <w:szCs w:val="18"/>
        </w:rPr>
        <w:delText>2</w:delText>
      </w:r>
      <w:r w:rsidR="007B2F67" w:rsidDel="003272E8">
        <w:rPr>
          <w:sz w:val="18"/>
          <w:szCs w:val="18"/>
        </w:rPr>
        <w:fldChar w:fldCharType="end"/>
      </w:r>
      <w:r w:rsidDel="003272E8">
        <w:rPr>
          <w:sz w:val="18"/>
          <w:szCs w:val="18"/>
        </w:rPr>
        <w:delText xml:space="preserve"> of </w:delText>
      </w:r>
      <w:r w:rsidR="007B2F67" w:rsidDel="003272E8">
        <w:rPr>
          <w:sz w:val="18"/>
          <w:szCs w:val="18"/>
        </w:rPr>
        <w:fldChar w:fldCharType="begin"/>
      </w:r>
      <w:r w:rsidDel="003272E8">
        <w:rPr>
          <w:sz w:val="18"/>
          <w:szCs w:val="18"/>
        </w:rPr>
        <w:delInstrText xml:space="preserve"> NUMPAGES  </w:delInstrText>
      </w:r>
      <w:r w:rsidR="007B2F67" w:rsidDel="003272E8">
        <w:rPr>
          <w:sz w:val="18"/>
          <w:szCs w:val="18"/>
        </w:rPr>
        <w:fldChar w:fldCharType="separate"/>
      </w:r>
      <w:r w:rsidR="00E7357B" w:rsidDel="003272E8">
        <w:rPr>
          <w:noProof/>
          <w:sz w:val="18"/>
          <w:szCs w:val="18"/>
        </w:rPr>
        <w:delText>2</w:delText>
      </w:r>
      <w:r w:rsidR="007B2F67" w:rsidDel="003272E8">
        <w:rPr>
          <w:sz w:val="18"/>
          <w:szCs w:val="18"/>
        </w:rPr>
        <w:fldChar w:fldCharType="end"/>
      </w:r>
      <w:r w:rsidR="00BF2AF7" w:rsidDel="003272E8">
        <w:tab/>
      </w:r>
      <w:r w:rsidR="00BF2AF7" w:rsidDel="003272E8">
        <w:tab/>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0E2D1" w14:textId="0547E46E" w:rsidR="00BF2AF7" w:rsidRPr="00C7456E" w:rsidRDefault="00BF2AF7" w:rsidP="002E53B8">
    <w:pPr>
      <w:pStyle w:val="Footer"/>
      <w:tabs>
        <w:tab w:val="clear" w:pos="4320"/>
        <w:tab w:val="clear" w:pos="8640"/>
        <w:tab w:val="right" w:pos="9540"/>
      </w:tabs>
      <w:rPr>
        <w:rFonts w:ascii="Arial" w:hAnsi="Arial" w:cs="Arial"/>
        <w:sz w:val="16"/>
        <w:szCs w:val="16"/>
      </w:rPr>
    </w:pPr>
    <w:del w:id="469" w:author="Andrew Hans" w:date="2025-12-19T15:50:00Z" w16du:dateUtc="2025-12-19T21:50:00Z">
      <w:r w:rsidDel="00A93FB4">
        <w:rPr>
          <w:rFonts w:ascii="Advocra" w:hAnsi="Advocra" w:cs="Advocra"/>
          <w:color w:val="0000FF"/>
          <w:sz w:val="12"/>
          <w:szCs w:val="12"/>
        </w:rPr>
        <w:tab/>
      </w:r>
      <w:r w:rsidR="0006011C" w:rsidDel="00A93FB4">
        <w:rPr>
          <w:rFonts w:ascii="Advocra" w:hAnsi="Advocra" w:cs="Advocra"/>
          <w:color w:val="0000FF"/>
          <w:sz w:val="12"/>
          <w:szCs w:val="12"/>
        </w:rPr>
        <w:delText>&lt;</w:delText>
      </w:r>
      <w:r w:rsidRPr="00C7456E" w:rsidDel="00A93FB4">
        <w:rPr>
          <w:rFonts w:ascii="Advocra" w:hAnsi="Advocra" w:cs="Advocra"/>
          <w:vanish/>
          <w:color w:val="0000FF"/>
          <w:sz w:val="12"/>
          <w:szCs w:val="12"/>
        </w:rPr>
        <w:delText>3</w:delText>
      </w:r>
      <w:r w:rsidR="0006011C" w:rsidDel="00A93FB4">
        <w:rPr>
          <w:rFonts w:ascii="Advocra" w:hAnsi="Advocra" w:cs="Advocra"/>
          <w:color w:val="0000FF"/>
          <w:sz w:val="12"/>
          <w:szCs w:val="12"/>
        </w:rPr>
        <w:delText>TRACKINGNUMBER&gt;</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5C8A" w14:textId="77777777" w:rsidR="00434163" w:rsidDel="00E1454E" w:rsidRDefault="00434163" w:rsidP="00434163">
    <w:pPr>
      <w:pStyle w:val="Footer"/>
      <w:tabs>
        <w:tab w:val="clear" w:pos="8640"/>
        <w:tab w:val="right" w:pos="10080"/>
      </w:tabs>
      <w:rPr>
        <w:del w:id="473" w:author="Andrew Hans" w:date="2025-12-19T16:26:00Z" w16du:dateUtc="2025-12-19T22:26:00Z"/>
        <w:sz w:val="18"/>
        <w:szCs w:val="18"/>
      </w:rPr>
    </w:pPr>
    <w:del w:id="474" w:author="Andrew Hans" w:date="2025-12-19T16:26:00Z" w16du:dateUtc="2025-12-19T22:26:00Z">
      <w:r w:rsidDel="00E1454E">
        <w:rPr>
          <w:sz w:val="18"/>
          <w:szCs w:val="18"/>
        </w:rPr>
        <w:delText>CA_DUE1</w:delText>
      </w:r>
    </w:del>
  </w:p>
  <w:p w14:paraId="4E33DB8B" w14:textId="41E5ADEE" w:rsidR="00BF2AF7" w:rsidRDefault="00434163">
    <w:pPr>
      <w:pStyle w:val="Footer"/>
      <w:tabs>
        <w:tab w:val="clear" w:pos="8640"/>
        <w:tab w:val="right" w:pos="10080"/>
      </w:tabs>
      <w:pPrChange w:id="475" w:author="Andrew Hans" w:date="2025-12-19T16:26:00Z" w16du:dateUtc="2025-12-19T22:26:00Z">
        <w:pPr>
          <w:tabs>
            <w:tab w:val="right" w:pos="9720"/>
          </w:tabs>
        </w:pPr>
      </w:pPrChange>
    </w:pPr>
    <w:del w:id="476" w:author="Andrew Hans" w:date="2025-12-19T16:26:00Z" w16du:dateUtc="2025-12-19T22:26:00Z">
      <w:r w:rsidDel="00E1454E">
        <w:delText xml:space="preserve">Page </w:delText>
      </w:r>
      <w:r w:rsidR="007B2F67" w:rsidDel="00E1454E">
        <w:fldChar w:fldCharType="begin"/>
      </w:r>
      <w:r w:rsidDel="00E1454E">
        <w:delInstrText xml:space="preserve"> PAGE </w:delInstrText>
      </w:r>
      <w:r w:rsidR="007B2F67" w:rsidDel="00E1454E">
        <w:fldChar w:fldCharType="separate"/>
      </w:r>
      <w:r w:rsidR="00E7357B" w:rsidDel="00E1454E">
        <w:rPr>
          <w:noProof/>
        </w:rPr>
        <w:delText>1</w:delText>
      </w:r>
      <w:r w:rsidR="007B2F67" w:rsidDel="00E1454E">
        <w:fldChar w:fldCharType="end"/>
      </w:r>
      <w:r w:rsidDel="00E1454E">
        <w:delText xml:space="preserve"> of </w:delText>
      </w:r>
      <w:r w:rsidR="007B2F67" w:rsidDel="00E1454E">
        <w:fldChar w:fldCharType="begin"/>
      </w:r>
      <w:r w:rsidDel="00E1454E">
        <w:delInstrText xml:space="preserve"> NUMPAGES  </w:delInstrText>
      </w:r>
      <w:r w:rsidR="007B2F67" w:rsidDel="00E1454E">
        <w:fldChar w:fldCharType="separate"/>
      </w:r>
      <w:r w:rsidR="00E7357B" w:rsidDel="00E1454E">
        <w:rPr>
          <w:noProof/>
        </w:rPr>
        <w:delText>2</w:delText>
      </w:r>
      <w:r w:rsidR="007B2F67" w:rsidDel="00E1454E">
        <w:fldChar w:fldCharType="end"/>
      </w:r>
      <w:r w:rsidDel="00E1454E">
        <w:tab/>
      </w:r>
    </w:del>
    <w:ins w:id="477" w:author="Andrew Hans" w:date="2025-12-19T16:26:00Z" w16du:dateUtc="2025-12-19T22:26:00Z">
      <w:r w:rsidR="00E1454E">
        <w:tab/>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DD02" w14:textId="77777777" w:rsidR="00CD54E6" w:rsidRDefault="00CD54E6">
      <w:r>
        <w:separator/>
      </w:r>
    </w:p>
  </w:footnote>
  <w:footnote w:type="continuationSeparator" w:id="0">
    <w:p w14:paraId="235BECCD" w14:textId="77777777" w:rsidR="00CD54E6" w:rsidRDefault="00CD54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ADC7" w14:textId="18A27587" w:rsidR="00BF2AF7" w:rsidDel="00A93FB4" w:rsidRDefault="00BF2AF7" w:rsidP="001D0D41">
    <w:pPr>
      <w:pStyle w:val="Header"/>
      <w:spacing w:line="360" w:lineRule="auto"/>
      <w:rPr>
        <w:del w:id="457" w:author="Andrew Hans" w:date="2025-12-19T15:50:00Z" w16du:dateUtc="2025-12-19T21:50:00Z"/>
      </w:rPr>
    </w:pPr>
    <w:del w:id="458" w:author="Andrew Hans" w:date="2025-12-19T15:50:00Z" w16du:dateUtc="2025-12-19T21:50:00Z">
      <w:r w:rsidDel="00A93FB4">
        <w:delText xml:space="preserve">Page </w:delText>
      </w:r>
      <w:r w:rsidR="007B2F67" w:rsidDel="00A93FB4">
        <w:fldChar w:fldCharType="begin"/>
      </w:r>
      <w:r w:rsidR="00FD3FBE" w:rsidDel="00A93FB4">
        <w:delInstrText xml:space="preserve"> PAGE   \* MERGEFORMAT </w:delInstrText>
      </w:r>
      <w:r w:rsidR="007B2F67" w:rsidDel="00A93FB4">
        <w:fldChar w:fldCharType="separate"/>
      </w:r>
      <w:r w:rsidDel="00A93FB4">
        <w:rPr>
          <w:noProof/>
        </w:rPr>
        <w:delText>3</w:delText>
      </w:r>
      <w:r w:rsidR="007B2F67" w:rsidDel="00A93FB4">
        <w:fldChar w:fldCharType="end"/>
      </w:r>
    </w:del>
  </w:p>
  <w:p w14:paraId="03D98B0E" w14:textId="25D83B52" w:rsidR="00BF2AF7" w:rsidRPr="00F832BB" w:rsidDel="00A93FB4" w:rsidRDefault="0006011C" w:rsidP="001D0D41">
    <w:pPr>
      <w:pStyle w:val="Header"/>
      <w:spacing w:line="360" w:lineRule="auto"/>
      <w:rPr>
        <w:del w:id="459" w:author="Andrew Hans" w:date="2025-12-19T15:50:00Z" w16du:dateUtc="2025-12-19T21:50:00Z"/>
        <w:color w:val="0000FF"/>
      </w:rPr>
    </w:pPr>
    <w:del w:id="460" w:author="Andrew Hans" w:date="2025-12-19T15:50:00Z" w16du:dateUtc="2025-12-19T21:50:00Z">
      <w:r w:rsidDel="00A93FB4">
        <w:rPr>
          <w:color w:val="0000FF"/>
        </w:rPr>
        <w:delText>&lt;</w:delText>
      </w:r>
      <w:r w:rsidR="00BF2AF7" w:rsidRPr="00F832BB" w:rsidDel="00A93FB4">
        <w:rPr>
          <w:color w:val="0000FF"/>
        </w:rPr>
        <w:delText>LETTER_DATE</w:delText>
      </w:r>
      <w:r w:rsidDel="00A93FB4">
        <w:rPr>
          <w:color w:val="0000FF"/>
        </w:rPr>
        <w:delText>&gt;</w:delText>
      </w:r>
    </w:del>
  </w:p>
  <w:p w14:paraId="4BB850CE" w14:textId="3DC980D3" w:rsidR="00BF2AF7" w:rsidDel="00A93FB4" w:rsidRDefault="00BF2AF7" w:rsidP="001D0D41">
    <w:pPr>
      <w:pStyle w:val="Header"/>
      <w:spacing w:line="360" w:lineRule="auto"/>
      <w:rPr>
        <w:del w:id="461" w:author="Andrew Hans" w:date="2025-12-19T15:50:00Z" w16du:dateUtc="2025-12-19T21:50:00Z"/>
        <w:color w:val="0000FF"/>
      </w:rPr>
    </w:pPr>
    <w:del w:id="462" w:author="Andrew Hans" w:date="2025-12-19T15:50:00Z" w16du:dateUtc="2025-12-19T21:50:00Z">
      <w:r w:rsidDel="00A93FB4">
        <w:delText xml:space="preserve">Loan Number: </w:delText>
      </w:r>
      <w:r w:rsidR="0006011C" w:rsidDel="00A93FB4">
        <w:rPr>
          <w:color w:val="0000FF"/>
        </w:rPr>
        <w:delText>&lt;</w:delText>
      </w:r>
      <w:r w:rsidRPr="00F832BB" w:rsidDel="00A93FB4">
        <w:rPr>
          <w:color w:val="0000FF"/>
        </w:rPr>
        <w:delText>LOAN_NUM</w:delText>
      </w:r>
      <w:r w:rsidR="0006011C" w:rsidDel="00A93FB4">
        <w:rPr>
          <w:color w:val="0000FF"/>
        </w:rPr>
        <w:delText>&gt;</w:delText>
      </w:r>
    </w:del>
  </w:p>
  <w:p w14:paraId="7900DBEE" w14:textId="77777777" w:rsidR="00BF2AF7" w:rsidRDefault="00BF2AF7" w:rsidP="00A93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F6160" w14:textId="1F291CE1" w:rsidR="00C56E1F" w:rsidRDefault="0050355F">
    <w:pPr>
      <w:pStyle w:val="Header"/>
      <w:pPrChange w:id="470" w:author="Andrew Hans" w:date="2025-12-19T15:23:00Z" w16du:dateUtc="2025-12-19T21:23:00Z">
        <w:pPr>
          <w:pStyle w:val="Header"/>
          <w:jc w:val="right"/>
        </w:pPr>
      </w:pPrChange>
    </w:pPr>
    <w:del w:id="471" w:author="Andrew Hans" w:date="2025-12-19T15:23:00Z" w16du:dateUtc="2025-12-19T21:23:00Z">
      <w:r w:rsidDel="005A3949">
        <w:rPr>
          <w:noProof/>
        </w:rPr>
        <w:drawing>
          <wp:anchor distT="0" distB="0" distL="114300" distR="114300" simplePos="0" relativeHeight="251657216" behindDoc="0" locked="0" layoutInCell="1" allowOverlap="1" wp14:anchorId="5E06440E" wp14:editId="55152270">
            <wp:simplePos x="0" y="0"/>
            <wp:positionH relativeFrom="column">
              <wp:posOffset>0</wp:posOffset>
            </wp:positionH>
            <wp:positionV relativeFrom="paragraph">
              <wp:posOffset>-171450</wp:posOffset>
            </wp:positionV>
            <wp:extent cx="1472184" cy="86868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2184" cy="868680"/>
                    </a:xfrm>
                    <a:prstGeom prst="rect">
                      <a:avLst/>
                    </a:prstGeom>
                    <a:noFill/>
                    <a:ln>
                      <a:noFill/>
                    </a:ln>
                  </pic:spPr>
                </pic:pic>
              </a:graphicData>
            </a:graphic>
            <wp14:sizeRelH relativeFrom="margin">
              <wp14:pctWidth>0</wp14:pctWidth>
            </wp14:sizeRelH>
            <wp14:sizeRelV relativeFrom="margin">
              <wp14:pctHeight>0</wp14:pctHeight>
            </wp14:sizeRelV>
          </wp:anchor>
        </w:drawing>
      </w:r>
    </w:del>
    <w:ins w:id="472" w:author="Andrew Hans" w:date="2025-12-19T15:28:00Z" w16du:dateUtc="2025-12-19T21:28:00Z">
      <w:r w:rsidR="00ED4286">
        <w:rPr>
          <w:noProof/>
        </w:rPr>
        <w:drawing>
          <wp:inline distT="0" distB="0" distL="0" distR="0" wp14:anchorId="0745B57D" wp14:editId="658522C4">
            <wp:extent cx="914400" cy="906308"/>
            <wp:effectExtent l="0" t="0" r="0" b="8255"/>
            <wp:docPr id="4" name="Picture 4"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square with black text&#10;&#10;AI-generated content may be incorrect."/>
                    <pic:cNvPicPr/>
                  </pic:nvPicPr>
                  <pic:blipFill>
                    <a:blip r:embed="rId2"/>
                    <a:stretch>
                      <a:fillRect/>
                    </a:stretch>
                  </pic:blipFill>
                  <pic:spPr>
                    <a:xfrm>
                      <a:off x="0" y="0"/>
                      <a:ext cx="936722" cy="928432"/>
                    </a:xfrm>
                    <a:prstGeom prst="rect">
                      <a:avLst/>
                    </a:prstGeom>
                  </pic:spPr>
                </pic:pic>
              </a:graphicData>
            </a:graphic>
          </wp:inline>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2FF"/>
    <w:multiLevelType w:val="multilevel"/>
    <w:tmpl w:val="D0CA6A70"/>
    <w:lvl w:ilvl="0">
      <w:start w:val="1"/>
      <w:numFmt w:val="decimal"/>
      <w:lvlText w:val="%1"/>
      <w:lvlJc w:val="left"/>
      <w:pPr>
        <w:tabs>
          <w:tab w:val="num" w:pos="720"/>
        </w:tabs>
        <w:ind w:left="720" w:hanging="720"/>
      </w:pPr>
      <w:rPr>
        <w:rFonts w:hint="default"/>
        <w:sz w:val="20"/>
      </w:rPr>
    </w:lvl>
    <w:lvl w:ilvl="1">
      <w:start w:val="800"/>
      <w:numFmt w:val="decimal"/>
      <w:lvlText w:val="%1-%2"/>
      <w:lvlJc w:val="left"/>
      <w:pPr>
        <w:tabs>
          <w:tab w:val="num" w:pos="720"/>
        </w:tabs>
        <w:ind w:left="720" w:hanging="720"/>
      </w:pPr>
      <w:rPr>
        <w:rFonts w:hint="default"/>
        <w:sz w:val="20"/>
      </w:rPr>
    </w:lvl>
    <w:lvl w:ilvl="2">
      <w:start w:val="999"/>
      <w:numFmt w:val="decimal"/>
      <w:lvlText w:val="%1-%2-%3"/>
      <w:lvlJc w:val="left"/>
      <w:pPr>
        <w:tabs>
          <w:tab w:val="num" w:pos="720"/>
        </w:tabs>
        <w:ind w:left="720" w:hanging="720"/>
      </w:pPr>
      <w:rPr>
        <w:rFonts w:hint="default"/>
        <w:sz w:val="20"/>
      </w:rPr>
    </w:lvl>
    <w:lvl w:ilvl="3">
      <w:start w:val="8501"/>
      <w:numFmt w:val="decimal"/>
      <w:lvlText w:val="%1-%2-%3-%4"/>
      <w:lvlJc w:val="left"/>
      <w:pPr>
        <w:tabs>
          <w:tab w:val="num" w:pos="720"/>
        </w:tabs>
        <w:ind w:left="720" w:hanging="720"/>
      </w:pPr>
      <w:rPr>
        <w:rFonts w:hint="default"/>
        <w:sz w:val="20"/>
      </w:rPr>
    </w:lvl>
    <w:lvl w:ilvl="4">
      <w:start w:val="1"/>
      <w:numFmt w:val="decimal"/>
      <w:lvlText w:val="%1-%2-%3-%4.%5"/>
      <w:lvlJc w:val="left"/>
      <w:pPr>
        <w:tabs>
          <w:tab w:val="num" w:pos="1080"/>
        </w:tabs>
        <w:ind w:left="1080" w:hanging="1080"/>
      </w:pPr>
      <w:rPr>
        <w:rFonts w:hint="default"/>
        <w:sz w:val="20"/>
      </w:rPr>
    </w:lvl>
    <w:lvl w:ilvl="5">
      <w:start w:val="1"/>
      <w:numFmt w:val="decimal"/>
      <w:lvlText w:val="%1-%2-%3-%4.%5.%6"/>
      <w:lvlJc w:val="left"/>
      <w:pPr>
        <w:tabs>
          <w:tab w:val="num" w:pos="1440"/>
        </w:tabs>
        <w:ind w:left="1440" w:hanging="1440"/>
      </w:pPr>
      <w:rPr>
        <w:rFonts w:hint="default"/>
        <w:sz w:val="20"/>
      </w:rPr>
    </w:lvl>
    <w:lvl w:ilvl="6">
      <w:start w:val="1"/>
      <w:numFmt w:val="decimal"/>
      <w:lvlText w:val="%1-%2-%3-%4.%5.%6.%7"/>
      <w:lvlJc w:val="left"/>
      <w:pPr>
        <w:tabs>
          <w:tab w:val="num" w:pos="1440"/>
        </w:tabs>
        <w:ind w:left="1440" w:hanging="1440"/>
      </w:pPr>
      <w:rPr>
        <w:rFonts w:hint="default"/>
        <w:sz w:val="20"/>
      </w:rPr>
    </w:lvl>
    <w:lvl w:ilvl="7">
      <w:start w:val="1"/>
      <w:numFmt w:val="decimal"/>
      <w:lvlText w:val="%1-%2-%3-%4.%5.%6.%7.%8"/>
      <w:lvlJc w:val="left"/>
      <w:pPr>
        <w:tabs>
          <w:tab w:val="num" w:pos="1800"/>
        </w:tabs>
        <w:ind w:left="1800" w:hanging="1800"/>
      </w:pPr>
      <w:rPr>
        <w:rFonts w:hint="default"/>
        <w:sz w:val="20"/>
      </w:rPr>
    </w:lvl>
    <w:lvl w:ilvl="8">
      <w:start w:val="1"/>
      <w:numFmt w:val="decimal"/>
      <w:lvlText w:val="%1-%2-%3-%4.%5.%6.%7.%8.%9"/>
      <w:lvlJc w:val="left"/>
      <w:pPr>
        <w:tabs>
          <w:tab w:val="num" w:pos="1800"/>
        </w:tabs>
        <w:ind w:left="1800" w:hanging="1800"/>
      </w:pPr>
      <w:rPr>
        <w:rFonts w:hint="default"/>
        <w:sz w:val="20"/>
      </w:rPr>
    </w:lvl>
  </w:abstractNum>
  <w:abstractNum w:abstractNumId="1" w15:restartNumberingAfterBreak="0">
    <w:nsid w:val="155231DF"/>
    <w:multiLevelType w:val="hybridMultilevel"/>
    <w:tmpl w:val="F4C6D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25900"/>
    <w:multiLevelType w:val="singleLevel"/>
    <w:tmpl w:val="557AB036"/>
    <w:lvl w:ilvl="0">
      <w:start w:val="1"/>
      <w:numFmt w:val="bullet"/>
      <w:lvlText w:val=""/>
      <w:lvlJc w:val="left"/>
      <w:pPr>
        <w:tabs>
          <w:tab w:val="num" w:pos="720"/>
        </w:tabs>
        <w:ind w:left="720" w:hanging="720"/>
      </w:pPr>
      <w:rPr>
        <w:rFonts w:ascii="Wingdings" w:hAnsi="Wingdings" w:hint="default"/>
        <w:sz w:val="16"/>
      </w:rPr>
    </w:lvl>
  </w:abstractNum>
  <w:abstractNum w:abstractNumId="3" w15:restartNumberingAfterBreak="0">
    <w:nsid w:val="17ED14BA"/>
    <w:multiLevelType w:val="singleLevel"/>
    <w:tmpl w:val="8D28A3EC"/>
    <w:lvl w:ilvl="0">
      <w:start w:val="1"/>
      <w:numFmt w:val="decimal"/>
      <w:lvlText w:val="%1."/>
      <w:lvlJc w:val="left"/>
      <w:pPr>
        <w:tabs>
          <w:tab w:val="num" w:pos="810"/>
        </w:tabs>
        <w:ind w:left="810" w:hanging="360"/>
      </w:pPr>
      <w:rPr>
        <w:rFonts w:hint="default"/>
      </w:rPr>
    </w:lvl>
  </w:abstractNum>
  <w:abstractNum w:abstractNumId="4" w15:restartNumberingAfterBreak="0">
    <w:nsid w:val="20330A33"/>
    <w:multiLevelType w:val="hybridMultilevel"/>
    <w:tmpl w:val="DC30E0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0583E08"/>
    <w:multiLevelType w:val="singleLevel"/>
    <w:tmpl w:val="FDD2E698"/>
    <w:lvl w:ilvl="0">
      <w:start w:val="1"/>
      <w:numFmt w:val="lowerLetter"/>
      <w:lvlText w:val="%1."/>
      <w:lvlJc w:val="left"/>
      <w:pPr>
        <w:tabs>
          <w:tab w:val="num" w:pos="1800"/>
        </w:tabs>
        <w:ind w:left="1800" w:hanging="360"/>
      </w:pPr>
      <w:rPr>
        <w:rFonts w:hint="default"/>
      </w:rPr>
    </w:lvl>
  </w:abstractNum>
  <w:abstractNum w:abstractNumId="6" w15:restartNumberingAfterBreak="0">
    <w:nsid w:val="56095120"/>
    <w:multiLevelType w:val="hybridMultilevel"/>
    <w:tmpl w:val="EC9A94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E2779D"/>
    <w:multiLevelType w:val="singleLevel"/>
    <w:tmpl w:val="557AB036"/>
    <w:lvl w:ilvl="0">
      <w:start w:val="1"/>
      <w:numFmt w:val="bullet"/>
      <w:lvlText w:val=""/>
      <w:lvlJc w:val="left"/>
      <w:pPr>
        <w:tabs>
          <w:tab w:val="num" w:pos="720"/>
        </w:tabs>
        <w:ind w:left="720" w:hanging="720"/>
      </w:pPr>
      <w:rPr>
        <w:rFonts w:ascii="Wingdings" w:hAnsi="Wingdings" w:hint="default"/>
        <w:sz w:val="16"/>
      </w:rPr>
    </w:lvl>
  </w:abstractNum>
  <w:abstractNum w:abstractNumId="8" w15:restartNumberingAfterBreak="0">
    <w:nsid w:val="6D6B78B3"/>
    <w:multiLevelType w:val="singleLevel"/>
    <w:tmpl w:val="91E469DC"/>
    <w:lvl w:ilvl="0">
      <w:start w:val="1"/>
      <w:numFmt w:val="lowerLetter"/>
      <w:lvlText w:val="%1."/>
      <w:lvlJc w:val="left"/>
      <w:pPr>
        <w:tabs>
          <w:tab w:val="num" w:pos="1800"/>
        </w:tabs>
        <w:ind w:left="1800" w:hanging="360"/>
      </w:pPr>
      <w:rPr>
        <w:rFonts w:hint="default"/>
      </w:rPr>
    </w:lvl>
  </w:abstractNum>
  <w:num w:numId="1" w16cid:durableId="1256671535">
    <w:abstractNumId w:val="3"/>
  </w:num>
  <w:num w:numId="2" w16cid:durableId="251746506">
    <w:abstractNumId w:val="0"/>
  </w:num>
  <w:num w:numId="3" w16cid:durableId="718745980">
    <w:abstractNumId w:val="2"/>
  </w:num>
  <w:num w:numId="4" w16cid:durableId="488712213">
    <w:abstractNumId w:val="7"/>
  </w:num>
  <w:num w:numId="5" w16cid:durableId="587665246">
    <w:abstractNumId w:val="5"/>
  </w:num>
  <w:num w:numId="6" w16cid:durableId="1967613010">
    <w:abstractNumId w:val="8"/>
  </w:num>
  <w:num w:numId="7" w16cid:durableId="90246980">
    <w:abstractNumId w:val="4"/>
  </w:num>
  <w:num w:numId="8" w16cid:durableId="2121140027">
    <w:abstractNumId w:val="6"/>
  </w:num>
  <w:num w:numId="9" w16cid:durableId="7676966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Hans">
    <w15:presenceInfo w15:providerId="None" w15:userId="Andrew Hans"/>
  </w15:person>
  <w15:person w15:author="Matthew Hammon">
    <w15:presenceInfo w15:providerId="AD" w15:userId="S::mahammon@villagesecure.com::a089e464-e18a-4c74-86fa-ce26e2fca5b2"/>
  </w15:person>
  <w15:person w15:author="Joy Fulmer">
    <w15:presenceInfo w15:providerId="AD" w15:userId="S::joy.fulmer@newcoursecc.com::7b8ba58b-6fb9-43b1-bd16-5440ef6f79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evenAndOddHeaders/>
  <w:drawingGridHorizontalSpacing w:val="100"/>
  <w:displayHorizontalDrawingGridEvery w:val="0"/>
  <w:displayVerticalDrawingGridEvery w:val="0"/>
  <w:noPunctuationKerning/>
  <w:characterSpacingControl w:val="doNotCompress"/>
  <w:hdrShapeDefaults>
    <o:shapedefaults v:ext="edit" spidmax="2050" fill="f" fillcolor="white">
      <v:fill color="white" on="f"/>
      <v:stroke weight="2.25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45"/>
    <w:rsid w:val="0000447D"/>
    <w:rsid w:val="00005D4A"/>
    <w:rsid w:val="000116EB"/>
    <w:rsid w:val="00056CBB"/>
    <w:rsid w:val="0006011C"/>
    <w:rsid w:val="0007005A"/>
    <w:rsid w:val="00071501"/>
    <w:rsid w:val="00077F48"/>
    <w:rsid w:val="00091999"/>
    <w:rsid w:val="000C06CA"/>
    <w:rsid w:val="000C3982"/>
    <w:rsid w:val="000C547E"/>
    <w:rsid w:val="000C6465"/>
    <w:rsid w:val="000F6DCE"/>
    <w:rsid w:val="000F7714"/>
    <w:rsid w:val="001056E8"/>
    <w:rsid w:val="00105CD9"/>
    <w:rsid w:val="00115A12"/>
    <w:rsid w:val="00125E86"/>
    <w:rsid w:val="00142459"/>
    <w:rsid w:val="00142860"/>
    <w:rsid w:val="00152CF7"/>
    <w:rsid w:val="0016266C"/>
    <w:rsid w:val="00164282"/>
    <w:rsid w:val="001644A9"/>
    <w:rsid w:val="001B0177"/>
    <w:rsid w:val="001C0222"/>
    <w:rsid w:val="001C077A"/>
    <w:rsid w:val="001C1ED2"/>
    <w:rsid w:val="001D0D41"/>
    <w:rsid w:val="001E18F1"/>
    <w:rsid w:val="001E3533"/>
    <w:rsid w:val="001F0806"/>
    <w:rsid w:val="001F0872"/>
    <w:rsid w:val="00202323"/>
    <w:rsid w:val="00204A04"/>
    <w:rsid w:val="00212DFD"/>
    <w:rsid w:val="00234DA6"/>
    <w:rsid w:val="00235486"/>
    <w:rsid w:val="0023776C"/>
    <w:rsid w:val="00293B6E"/>
    <w:rsid w:val="00293F6C"/>
    <w:rsid w:val="002B55D7"/>
    <w:rsid w:val="002D5CF6"/>
    <w:rsid w:val="002E53B8"/>
    <w:rsid w:val="003272E8"/>
    <w:rsid w:val="00332255"/>
    <w:rsid w:val="00342987"/>
    <w:rsid w:val="003621CD"/>
    <w:rsid w:val="00381643"/>
    <w:rsid w:val="003D2131"/>
    <w:rsid w:val="003E5B30"/>
    <w:rsid w:val="003F0A91"/>
    <w:rsid w:val="003F1589"/>
    <w:rsid w:val="004044EA"/>
    <w:rsid w:val="00426356"/>
    <w:rsid w:val="00430E1C"/>
    <w:rsid w:val="00434163"/>
    <w:rsid w:val="00450B97"/>
    <w:rsid w:val="00453262"/>
    <w:rsid w:val="00460889"/>
    <w:rsid w:val="00465588"/>
    <w:rsid w:val="00470EFF"/>
    <w:rsid w:val="00473B44"/>
    <w:rsid w:val="004815C5"/>
    <w:rsid w:val="004832EF"/>
    <w:rsid w:val="004864CB"/>
    <w:rsid w:val="0049560C"/>
    <w:rsid w:val="004A569A"/>
    <w:rsid w:val="004B68D3"/>
    <w:rsid w:val="004C5237"/>
    <w:rsid w:val="004C639F"/>
    <w:rsid w:val="004E654F"/>
    <w:rsid w:val="004F56F2"/>
    <w:rsid w:val="0050355F"/>
    <w:rsid w:val="00525402"/>
    <w:rsid w:val="0056451E"/>
    <w:rsid w:val="0058664F"/>
    <w:rsid w:val="005901C1"/>
    <w:rsid w:val="00591A03"/>
    <w:rsid w:val="005924C6"/>
    <w:rsid w:val="005973EC"/>
    <w:rsid w:val="005A19AC"/>
    <w:rsid w:val="005A3949"/>
    <w:rsid w:val="005B2509"/>
    <w:rsid w:val="005B4A7C"/>
    <w:rsid w:val="005B5B76"/>
    <w:rsid w:val="005C0A44"/>
    <w:rsid w:val="005C740B"/>
    <w:rsid w:val="005D2A0F"/>
    <w:rsid w:val="005D320B"/>
    <w:rsid w:val="005D68BC"/>
    <w:rsid w:val="005F28D3"/>
    <w:rsid w:val="00604445"/>
    <w:rsid w:val="0061283E"/>
    <w:rsid w:val="00621289"/>
    <w:rsid w:val="0063247F"/>
    <w:rsid w:val="00637B35"/>
    <w:rsid w:val="00640C8E"/>
    <w:rsid w:val="00655A7D"/>
    <w:rsid w:val="006575D2"/>
    <w:rsid w:val="006717E5"/>
    <w:rsid w:val="00676B1F"/>
    <w:rsid w:val="00680634"/>
    <w:rsid w:val="00681BA5"/>
    <w:rsid w:val="00691656"/>
    <w:rsid w:val="006A446F"/>
    <w:rsid w:val="006F1F0B"/>
    <w:rsid w:val="006F462F"/>
    <w:rsid w:val="007041B8"/>
    <w:rsid w:val="0071268A"/>
    <w:rsid w:val="007270AF"/>
    <w:rsid w:val="007271FF"/>
    <w:rsid w:val="0073285E"/>
    <w:rsid w:val="00735A4B"/>
    <w:rsid w:val="00743665"/>
    <w:rsid w:val="00751641"/>
    <w:rsid w:val="0077155B"/>
    <w:rsid w:val="00774AB9"/>
    <w:rsid w:val="0077545F"/>
    <w:rsid w:val="007767C1"/>
    <w:rsid w:val="00781A82"/>
    <w:rsid w:val="007B2F67"/>
    <w:rsid w:val="007B5A60"/>
    <w:rsid w:val="007C63FC"/>
    <w:rsid w:val="007F53B3"/>
    <w:rsid w:val="00801C4A"/>
    <w:rsid w:val="008027C5"/>
    <w:rsid w:val="00804010"/>
    <w:rsid w:val="008062BE"/>
    <w:rsid w:val="00817E55"/>
    <w:rsid w:val="00821B53"/>
    <w:rsid w:val="008309D2"/>
    <w:rsid w:val="008319C7"/>
    <w:rsid w:val="00844C68"/>
    <w:rsid w:val="00863D30"/>
    <w:rsid w:val="00864145"/>
    <w:rsid w:val="008872C3"/>
    <w:rsid w:val="0089040C"/>
    <w:rsid w:val="008A5245"/>
    <w:rsid w:val="008B1341"/>
    <w:rsid w:val="008B15BA"/>
    <w:rsid w:val="008C11A0"/>
    <w:rsid w:val="008C6B0D"/>
    <w:rsid w:val="008D242B"/>
    <w:rsid w:val="008D6331"/>
    <w:rsid w:val="008E1DEE"/>
    <w:rsid w:val="008E2442"/>
    <w:rsid w:val="008E597C"/>
    <w:rsid w:val="008F18E1"/>
    <w:rsid w:val="00902C27"/>
    <w:rsid w:val="00925160"/>
    <w:rsid w:val="00951FC2"/>
    <w:rsid w:val="00966B2F"/>
    <w:rsid w:val="0097352E"/>
    <w:rsid w:val="00973F2C"/>
    <w:rsid w:val="009826EF"/>
    <w:rsid w:val="0098282C"/>
    <w:rsid w:val="009A3D61"/>
    <w:rsid w:val="00A1196D"/>
    <w:rsid w:val="00A206B0"/>
    <w:rsid w:val="00A256AB"/>
    <w:rsid w:val="00A26E72"/>
    <w:rsid w:val="00A5348F"/>
    <w:rsid w:val="00A764BC"/>
    <w:rsid w:val="00A90486"/>
    <w:rsid w:val="00A93FB4"/>
    <w:rsid w:val="00AB38E4"/>
    <w:rsid w:val="00AC0E97"/>
    <w:rsid w:val="00AC6CBF"/>
    <w:rsid w:val="00AE48D1"/>
    <w:rsid w:val="00AF016E"/>
    <w:rsid w:val="00AF4072"/>
    <w:rsid w:val="00B14CE5"/>
    <w:rsid w:val="00B222C6"/>
    <w:rsid w:val="00B36AEA"/>
    <w:rsid w:val="00B5149C"/>
    <w:rsid w:val="00B57754"/>
    <w:rsid w:val="00B7692C"/>
    <w:rsid w:val="00B85B99"/>
    <w:rsid w:val="00BA435A"/>
    <w:rsid w:val="00BA5888"/>
    <w:rsid w:val="00BC44C3"/>
    <w:rsid w:val="00BC5471"/>
    <w:rsid w:val="00BD5539"/>
    <w:rsid w:val="00BF279E"/>
    <w:rsid w:val="00BF2AF7"/>
    <w:rsid w:val="00BF5929"/>
    <w:rsid w:val="00C03B40"/>
    <w:rsid w:val="00C10CBA"/>
    <w:rsid w:val="00C231BD"/>
    <w:rsid w:val="00C31369"/>
    <w:rsid w:val="00C3250C"/>
    <w:rsid w:val="00C376FD"/>
    <w:rsid w:val="00C37DA4"/>
    <w:rsid w:val="00C4446D"/>
    <w:rsid w:val="00C56E1F"/>
    <w:rsid w:val="00C7456E"/>
    <w:rsid w:val="00C75A56"/>
    <w:rsid w:val="00CD54E6"/>
    <w:rsid w:val="00CE06E1"/>
    <w:rsid w:val="00CE5BA0"/>
    <w:rsid w:val="00D05005"/>
    <w:rsid w:val="00D21BEE"/>
    <w:rsid w:val="00D47A5D"/>
    <w:rsid w:val="00D52812"/>
    <w:rsid w:val="00D74C25"/>
    <w:rsid w:val="00D7530D"/>
    <w:rsid w:val="00D814A9"/>
    <w:rsid w:val="00D91AE9"/>
    <w:rsid w:val="00D93724"/>
    <w:rsid w:val="00D9499C"/>
    <w:rsid w:val="00D95C91"/>
    <w:rsid w:val="00D97958"/>
    <w:rsid w:val="00DA48FC"/>
    <w:rsid w:val="00DA5E77"/>
    <w:rsid w:val="00DB1304"/>
    <w:rsid w:val="00DC0601"/>
    <w:rsid w:val="00DC45FB"/>
    <w:rsid w:val="00DD163B"/>
    <w:rsid w:val="00DE37AC"/>
    <w:rsid w:val="00DE3A60"/>
    <w:rsid w:val="00DE67B9"/>
    <w:rsid w:val="00E134B6"/>
    <w:rsid w:val="00E1454E"/>
    <w:rsid w:val="00E16B7B"/>
    <w:rsid w:val="00E16DD0"/>
    <w:rsid w:val="00E24B8A"/>
    <w:rsid w:val="00E31947"/>
    <w:rsid w:val="00E47EC2"/>
    <w:rsid w:val="00E54C70"/>
    <w:rsid w:val="00E573DC"/>
    <w:rsid w:val="00E57AD4"/>
    <w:rsid w:val="00E7357B"/>
    <w:rsid w:val="00E73823"/>
    <w:rsid w:val="00E75F1D"/>
    <w:rsid w:val="00E94C28"/>
    <w:rsid w:val="00E95AC1"/>
    <w:rsid w:val="00E95F38"/>
    <w:rsid w:val="00EA4EA0"/>
    <w:rsid w:val="00EB005F"/>
    <w:rsid w:val="00EB1C96"/>
    <w:rsid w:val="00EB2376"/>
    <w:rsid w:val="00EB3B45"/>
    <w:rsid w:val="00EB74DC"/>
    <w:rsid w:val="00ED119A"/>
    <w:rsid w:val="00ED1A03"/>
    <w:rsid w:val="00ED4286"/>
    <w:rsid w:val="00F00EAD"/>
    <w:rsid w:val="00F0242A"/>
    <w:rsid w:val="00F179EF"/>
    <w:rsid w:val="00F27B8C"/>
    <w:rsid w:val="00F470F5"/>
    <w:rsid w:val="00F53733"/>
    <w:rsid w:val="00F649DD"/>
    <w:rsid w:val="00F72BF4"/>
    <w:rsid w:val="00F73A51"/>
    <w:rsid w:val="00F8302C"/>
    <w:rsid w:val="00F832BB"/>
    <w:rsid w:val="00F922BC"/>
    <w:rsid w:val="00F96DD5"/>
    <w:rsid w:val="00FA0F18"/>
    <w:rsid w:val="00FA27C3"/>
    <w:rsid w:val="00FA3503"/>
    <w:rsid w:val="00FB7824"/>
    <w:rsid w:val="00FC03EB"/>
    <w:rsid w:val="00FC3A4C"/>
    <w:rsid w:val="00FC5375"/>
    <w:rsid w:val="00FC767B"/>
    <w:rsid w:val="00FD1481"/>
    <w:rsid w:val="00FD3FBE"/>
    <w:rsid w:val="00FE0070"/>
    <w:rsid w:val="00FE1BC1"/>
    <w:rsid w:val="00FE3DD3"/>
    <w:rsid w:val="00FF5E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color="white" on="f"/>
      <v:stroke weight="2.25pt"/>
    </o:shapedefaults>
    <o:shapelayout v:ext="edit">
      <o:idmap v:ext="edit" data="2"/>
    </o:shapelayout>
  </w:shapeDefaults>
  <w:decimalSymbol w:val="."/>
  <w:listSeparator w:val=","/>
  <w14:docId w14:val="686BF864"/>
  <w15:docId w15:val="{2509728A-DBBD-4FD6-A326-28429046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1304"/>
  </w:style>
  <w:style w:type="paragraph" w:styleId="Heading1">
    <w:name w:val="heading 1"/>
    <w:basedOn w:val="Normal"/>
    <w:next w:val="Normal"/>
    <w:qFormat/>
    <w:rsid w:val="00DB1304"/>
    <w:pPr>
      <w:keepNext/>
      <w:outlineLvl w:val="0"/>
    </w:pPr>
    <w:rPr>
      <w:b/>
      <w:sz w:val="28"/>
    </w:rPr>
  </w:style>
  <w:style w:type="paragraph" w:styleId="Heading2">
    <w:name w:val="heading 2"/>
    <w:basedOn w:val="Normal"/>
    <w:next w:val="Normal"/>
    <w:qFormat/>
    <w:rsid w:val="00DB1304"/>
    <w:pPr>
      <w:keepNext/>
      <w:spacing w:line="360" w:lineRule="auto"/>
      <w:outlineLvl w:val="1"/>
    </w:pPr>
    <w:rPr>
      <w:b/>
    </w:rPr>
  </w:style>
  <w:style w:type="paragraph" w:styleId="Heading3">
    <w:name w:val="heading 3"/>
    <w:basedOn w:val="Normal"/>
    <w:next w:val="Normal"/>
    <w:qFormat/>
    <w:rsid w:val="00DB1304"/>
    <w:pPr>
      <w:keepNext/>
      <w:spacing w:line="360" w:lineRule="auto"/>
      <w:jc w:val="center"/>
      <w:outlineLvl w:val="2"/>
    </w:pPr>
    <w:rPr>
      <w:b/>
    </w:rPr>
  </w:style>
  <w:style w:type="paragraph" w:styleId="Heading4">
    <w:name w:val="heading 4"/>
    <w:basedOn w:val="Normal"/>
    <w:next w:val="Normal"/>
    <w:qFormat/>
    <w:rsid w:val="00DB1304"/>
    <w:pPr>
      <w:keepNext/>
      <w:jc w:val="center"/>
      <w:outlineLvl w:val="3"/>
    </w:pPr>
    <w:rPr>
      <w:b/>
      <w:sz w:val="22"/>
    </w:rPr>
  </w:style>
  <w:style w:type="paragraph" w:styleId="Heading5">
    <w:name w:val="heading 5"/>
    <w:basedOn w:val="Normal"/>
    <w:next w:val="Normal"/>
    <w:qFormat/>
    <w:rsid w:val="00DB1304"/>
    <w:pPr>
      <w:keepNext/>
      <w:outlineLvl w:val="4"/>
    </w:pPr>
    <w:rPr>
      <w:b/>
      <w:sz w:val="22"/>
    </w:rPr>
  </w:style>
  <w:style w:type="paragraph" w:styleId="Heading6">
    <w:name w:val="heading 6"/>
    <w:basedOn w:val="Normal"/>
    <w:next w:val="Normal"/>
    <w:qFormat/>
    <w:rsid w:val="00DB1304"/>
    <w:pPr>
      <w:keepNext/>
      <w:jc w:val="center"/>
      <w:outlineLvl w:val="5"/>
    </w:pPr>
    <w:rPr>
      <w:sz w:val="28"/>
    </w:rPr>
  </w:style>
  <w:style w:type="paragraph" w:styleId="Heading7">
    <w:name w:val="heading 7"/>
    <w:basedOn w:val="Normal"/>
    <w:next w:val="Normal"/>
    <w:qFormat/>
    <w:rsid w:val="00DB1304"/>
    <w:pPr>
      <w:keepNext/>
      <w:outlineLvl w:val="6"/>
    </w:pPr>
    <w:rPr>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DB1304"/>
    <w:rPr>
      <w:sz w:val="16"/>
    </w:rPr>
  </w:style>
  <w:style w:type="paragraph" w:styleId="CommentText">
    <w:name w:val="annotation text"/>
    <w:basedOn w:val="Normal"/>
    <w:link w:val="CommentTextChar"/>
    <w:uiPriority w:val="99"/>
    <w:semiHidden/>
    <w:rsid w:val="00DB1304"/>
  </w:style>
  <w:style w:type="paragraph" w:styleId="Title">
    <w:name w:val="Title"/>
    <w:basedOn w:val="Normal"/>
    <w:qFormat/>
    <w:rsid w:val="00DB1304"/>
    <w:pPr>
      <w:jc w:val="center"/>
    </w:pPr>
    <w:rPr>
      <w:sz w:val="28"/>
    </w:rPr>
  </w:style>
  <w:style w:type="paragraph" w:styleId="Subtitle">
    <w:name w:val="Subtitle"/>
    <w:basedOn w:val="Normal"/>
    <w:qFormat/>
    <w:rsid w:val="00DB1304"/>
    <w:pPr>
      <w:jc w:val="center"/>
    </w:pPr>
    <w:rPr>
      <w:sz w:val="32"/>
    </w:rPr>
  </w:style>
  <w:style w:type="paragraph" w:styleId="BodyText">
    <w:name w:val="Body Text"/>
    <w:basedOn w:val="Normal"/>
    <w:autoRedefine/>
    <w:rsid w:val="00293B6E"/>
    <w:rPr>
      <w:noProof/>
      <w:color w:val="C00000"/>
      <w:sz w:val="22"/>
      <w:szCs w:val="22"/>
    </w:rPr>
  </w:style>
  <w:style w:type="paragraph" w:styleId="Header">
    <w:name w:val="header"/>
    <w:basedOn w:val="Normal"/>
    <w:link w:val="HeaderChar"/>
    <w:uiPriority w:val="99"/>
    <w:rsid w:val="00DB1304"/>
    <w:pPr>
      <w:tabs>
        <w:tab w:val="center" w:pos="4320"/>
        <w:tab w:val="right" w:pos="8640"/>
      </w:tabs>
    </w:pPr>
  </w:style>
  <w:style w:type="paragraph" w:styleId="Footer">
    <w:name w:val="footer"/>
    <w:basedOn w:val="Normal"/>
    <w:link w:val="FooterChar"/>
    <w:uiPriority w:val="99"/>
    <w:rsid w:val="00DB1304"/>
    <w:pPr>
      <w:tabs>
        <w:tab w:val="center" w:pos="4320"/>
        <w:tab w:val="right" w:pos="8640"/>
      </w:tabs>
    </w:pPr>
  </w:style>
  <w:style w:type="paragraph" w:styleId="BodyText2">
    <w:name w:val="Body Text 2"/>
    <w:basedOn w:val="Normal"/>
    <w:rsid w:val="00DB1304"/>
    <w:rPr>
      <w:b/>
      <w:sz w:val="24"/>
    </w:rPr>
  </w:style>
  <w:style w:type="character" w:styleId="PageNumber">
    <w:name w:val="page number"/>
    <w:basedOn w:val="DefaultParagraphFont"/>
    <w:rsid w:val="00DB1304"/>
  </w:style>
  <w:style w:type="paragraph" w:customStyle="1" w:styleId="table">
    <w:name w:val="table"/>
    <w:basedOn w:val="BodyText"/>
    <w:rsid w:val="00DB1304"/>
  </w:style>
  <w:style w:type="character" w:styleId="Hyperlink">
    <w:name w:val="Hyperlink"/>
    <w:basedOn w:val="DefaultParagraphFont"/>
    <w:rsid w:val="00DB1304"/>
    <w:rPr>
      <w:color w:val="0000FF"/>
      <w:u w:val="single"/>
    </w:rPr>
  </w:style>
  <w:style w:type="paragraph" w:styleId="BalloonText">
    <w:name w:val="Balloon Text"/>
    <w:basedOn w:val="Normal"/>
    <w:semiHidden/>
    <w:rsid w:val="00E24B8A"/>
    <w:rPr>
      <w:rFonts w:ascii="Tahoma" w:hAnsi="Tahoma" w:cs="Tahoma"/>
      <w:sz w:val="16"/>
      <w:szCs w:val="16"/>
    </w:rPr>
  </w:style>
  <w:style w:type="character" w:customStyle="1" w:styleId="HeaderChar">
    <w:name w:val="Header Char"/>
    <w:basedOn w:val="DefaultParagraphFont"/>
    <w:link w:val="Header"/>
    <w:uiPriority w:val="99"/>
    <w:rsid w:val="00F832BB"/>
  </w:style>
  <w:style w:type="paragraph" w:styleId="CommentSubject">
    <w:name w:val="annotation subject"/>
    <w:basedOn w:val="CommentText"/>
    <w:next w:val="CommentText"/>
    <w:link w:val="CommentSubjectChar"/>
    <w:rsid w:val="00A5348F"/>
    <w:rPr>
      <w:b/>
      <w:bCs/>
    </w:rPr>
  </w:style>
  <w:style w:type="character" w:customStyle="1" w:styleId="CommentTextChar">
    <w:name w:val="Comment Text Char"/>
    <w:basedOn w:val="DefaultParagraphFont"/>
    <w:link w:val="CommentText"/>
    <w:uiPriority w:val="99"/>
    <w:semiHidden/>
    <w:rsid w:val="00A5348F"/>
  </w:style>
  <w:style w:type="character" w:customStyle="1" w:styleId="CommentSubjectChar">
    <w:name w:val="Comment Subject Char"/>
    <w:basedOn w:val="CommentTextChar"/>
    <w:link w:val="CommentSubject"/>
    <w:rsid w:val="00A5348F"/>
  </w:style>
  <w:style w:type="character" w:customStyle="1" w:styleId="FooterChar">
    <w:name w:val="Footer Char"/>
    <w:basedOn w:val="DefaultParagraphFont"/>
    <w:link w:val="Footer"/>
    <w:uiPriority w:val="99"/>
    <w:rsid w:val="00A90486"/>
  </w:style>
  <w:style w:type="paragraph" w:styleId="NoSpacing">
    <w:name w:val="No Spacing"/>
    <w:uiPriority w:val="1"/>
    <w:qFormat/>
    <w:rsid w:val="00E94C28"/>
    <w:rPr>
      <w:rFonts w:asciiTheme="minorHAnsi" w:eastAsiaTheme="minorHAnsi" w:hAnsiTheme="minorHAnsi" w:cstheme="minorBidi"/>
      <w:sz w:val="22"/>
      <w:szCs w:val="22"/>
    </w:rPr>
  </w:style>
  <w:style w:type="paragraph" w:customStyle="1" w:styleId="Default">
    <w:name w:val="Default"/>
    <w:rsid w:val="00E94C28"/>
    <w:pPr>
      <w:autoSpaceDE w:val="0"/>
      <w:autoSpaceDN w:val="0"/>
      <w:adjustRightInd w:val="0"/>
    </w:pPr>
    <w:rPr>
      <w:rFonts w:eastAsiaTheme="minorHAnsi"/>
      <w:color w:val="000000"/>
      <w:sz w:val="24"/>
      <w:szCs w:val="24"/>
    </w:rPr>
  </w:style>
  <w:style w:type="paragraph" w:styleId="Revision">
    <w:name w:val="Revision"/>
    <w:hidden/>
    <w:uiPriority w:val="99"/>
    <w:semiHidden/>
    <w:rsid w:val="00D74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4631">
      <w:bodyDiv w:val="1"/>
      <w:marLeft w:val="0"/>
      <w:marRight w:val="0"/>
      <w:marTop w:val="0"/>
      <w:marBottom w:val="0"/>
      <w:divBdr>
        <w:top w:val="none" w:sz="0" w:space="0" w:color="auto"/>
        <w:left w:val="none" w:sz="0" w:space="0" w:color="auto"/>
        <w:bottom w:val="none" w:sz="0" w:space="0" w:color="auto"/>
        <w:right w:val="none" w:sz="0" w:space="0" w:color="auto"/>
      </w:divBdr>
    </w:div>
    <w:div w:id="493224217">
      <w:bodyDiv w:val="1"/>
      <w:marLeft w:val="0"/>
      <w:marRight w:val="0"/>
      <w:marTop w:val="0"/>
      <w:marBottom w:val="0"/>
      <w:divBdr>
        <w:top w:val="none" w:sz="0" w:space="0" w:color="auto"/>
        <w:left w:val="none" w:sz="0" w:space="0" w:color="auto"/>
        <w:bottom w:val="none" w:sz="0" w:space="0" w:color="auto"/>
        <w:right w:val="none" w:sz="0" w:space="0" w:color="auto"/>
      </w:divBdr>
    </w:div>
    <w:div w:id="1307859048">
      <w:bodyDiv w:val="1"/>
      <w:marLeft w:val="0"/>
      <w:marRight w:val="0"/>
      <w:marTop w:val="0"/>
      <w:marBottom w:val="0"/>
      <w:divBdr>
        <w:top w:val="none" w:sz="0" w:space="0" w:color="auto"/>
        <w:left w:val="none" w:sz="0" w:space="0" w:color="auto"/>
        <w:bottom w:val="none" w:sz="0" w:space="0" w:color="auto"/>
        <w:right w:val="none" w:sz="0" w:space="0" w:color="auto"/>
      </w:divBdr>
    </w:div>
    <w:div w:id="193856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9862EB-0D51-4AD5-9B2A-9F3361F427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1B3000-0465-4709-9A8E-B3201DA468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96C7123-B6ED-4976-9282-004038C2E3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978</Words>
  <Characters>5733</Characters>
  <Application>Microsoft Office Word</Application>
  <DocSecurity>0</DocSecurity>
  <Lines>179</Lines>
  <Paragraphs>124</Paragraphs>
  <ScaleCrop>false</ScaleCrop>
  <HeadingPairs>
    <vt:vector size="2" baseType="variant">
      <vt:variant>
        <vt:lpstr>Title</vt:lpstr>
      </vt:variant>
      <vt:variant>
        <vt:i4>1</vt:i4>
      </vt:variant>
    </vt:vector>
  </HeadingPairs>
  <TitlesOfParts>
    <vt:vector size="1" baseType="lpstr">
      <vt:lpstr>CA - 1st Due Diligence</vt:lpstr>
    </vt:vector>
  </TitlesOfParts>
  <Company>Walz Group</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- 1st Due Diligence</dc:title>
  <dc:creator>Walz Compliance</dc:creator>
  <cp:lastModifiedBy>Joy Fulmer</cp:lastModifiedBy>
  <cp:revision>2</cp:revision>
  <cp:lastPrinted>2020-03-09T16:23:00Z</cp:lastPrinted>
  <dcterms:created xsi:type="dcterms:W3CDTF">2026-01-02T16:57:00Z</dcterms:created>
  <dcterms:modified xsi:type="dcterms:W3CDTF">2026-01-02T16:57:00Z</dcterms:modified>
  <cp:category>Mortgage</cp:category>
</cp:coreProperties>
</file>