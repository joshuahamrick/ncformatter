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CF80" w14:textId="77777777" w:rsidR="003F2D81" w:rsidRPr="000A21DE" w:rsidDel="00E15C92" w:rsidRDefault="004B1A3D" w:rsidP="00283BDC">
      <w:pPr>
        <w:pStyle w:val="NoSpacing"/>
        <w:jc w:val="both"/>
        <w:rPr>
          <w:del w:id="0" w:author="Brittany Torres" w:date="2026-02-11T10:15:00Z" w16du:dateUtc="2026-02-11T16:15:00Z"/>
          <w:rFonts w:asciiTheme="minorHAnsi" w:hAnsiTheme="minorHAnsi" w:cstheme="minorHAnsi"/>
          <w:b/>
          <w:szCs w:val="22"/>
        </w:rPr>
      </w:pPr>
      <w:commentRangeStart w:id="1"/>
      <w:commentRangeEnd w:id="1"/>
      <w:r w:rsidRPr="000A21DE">
        <w:rPr>
          <w:rStyle w:val="CommentReference"/>
          <w:rFonts w:asciiTheme="minorHAnsi" w:hAnsiTheme="minorHAnsi" w:cstheme="minorHAnsi"/>
          <w:b/>
          <w:sz w:val="22"/>
          <w:szCs w:val="22"/>
        </w:rPr>
        <w:commentReference w:id="1"/>
      </w:r>
    </w:p>
    <w:p w14:paraId="51C5229C" w14:textId="46B96C39" w:rsidR="00273E1A" w:rsidRPr="00806096" w:rsidDel="00E15C92" w:rsidRDefault="00273E1A" w:rsidP="00273E1A">
      <w:pPr>
        <w:pStyle w:val="NoSpacing"/>
        <w:rPr>
          <w:del w:id="2" w:author="Brittany Torres" w:date="2026-02-11T10:15:00Z" w16du:dateUtc="2026-02-11T16:15:00Z"/>
          <w:rFonts w:eastAsia="Times New Roman" w:cstheme="minorHAnsi"/>
        </w:rPr>
      </w:pPr>
      <w:bookmarkStart w:id="3" w:name="_Hlk154570480"/>
      <w:del w:id="4" w:author="Brittany Torres" w:date="2026-02-11T10:15:00Z" w16du:dateUtc="2026-02-11T16:15:00Z">
        <w:r w:rsidRPr="00806096" w:rsidDel="00E15C92">
          <w:rPr>
            <w:rStyle w:val="cf01"/>
            <w:rFonts w:asciiTheme="minorHAnsi" w:hAnsiTheme="minorHAnsi" w:cstheme="minorHAnsi"/>
            <w:sz w:val="22"/>
            <w:szCs w:val="22"/>
          </w:rPr>
          <w:delText>({[</w:delText>
        </w:r>
        <w:r w:rsidRPr="00806096" w:rsidDel="00E15C92">
          <w:rPr>
            <w:rFonts w:cstheme="minorHAnsi"/>
            <w:b/>
            <w:color w:val="0070C0"/>
          </w:rPr>
          <w:delText>M844 Mortgagor Language Preference Indicator]}</w:delText>
        </w:r>
        <w:r w:rsidRPr="00806096" w:rsidDel="00E15C92">
          <w:rPr>
            <w:rFonts w:cstheme="minorHAnsi"/>
            <w:color w:val="0070C0"/>
          </w:rPr>
          <w:delText xml:space="preserve"> </w:delText>
        </w:r>
        <w:r w:rsidRPr="00806096" w:rsidDel="00E15C92">
          <w:rPr>
            <w:rStyle w:val="cf01"/>
            <w:rFonts w:asciiTheme="minorHAnsi" w:hAnsiTheme="minorHAnsi" w:cstheme="minorHAnsi"/>
            <w:sz w:val="22"/>
            <w:szCs w:val="22"/>
          </w:rPr>
          <w:delText xml:space="preserve">= XX, </w:delText>
        </w:r>
        <w:r w:rsidRPr="00806096" w:rsidDel="00E15C92">
          <w:rPr>
            <w:rFonts w:cstheme="minorHAnsi"/>
            <w:b/>
            <w:color w:val="0070C0"/>
          </w:rPr>
          <w:delText>produce XX version in place of the English version</w:delText>
        </w:r>
        <w:r w:rsidRPr="00806096" w:rsidDel="00E15C92">
          <w:rPr>
            <w:rStyle w:val="cf01"/>
            <w:rFonts w:asciiTheme="minorHAnsi" w:hAnsiTheme="minorHAnsi" w:cstheme="minorHAnsi"/>
            <w:sz w:val="22"/>
            <w:szCs w:val="22"/>
          </w:rPr>
          <w:delText xml:space="preserve">) ***XX is the preferred language indicator code from Client’s MSP. If the client has multiple preferred language codes that will need to be accounted for there will be a version of the letter/insert in place supporting the language. Each language copy will have the supporting logic in place of “XX” and each document will have the listed language in the naming convention of the document.*** </w:delText>
        </w:r>
      </w:del>
    </w:p>
    <w:p w14:paraId="12CDA91F" w14:textId="5279954E" w:rsidR="00273E1A" w:rsidDel="00E15C92" w:rsidRDefault="00273E1A" w:rsidP="00273E1A">
      <w:pPr>
        <w:pStyle w:val="NoSpacing"/>
        <w:rPr>
          <w:del w:id="5" w:author="Brittany Torres" w:date="2026-02-11T10:15:00Z" w16du:dateUtc="2026-02-11T16:15:00Z"/>
          <w:rStyle w:val="cf01"/>
          <w:rFonts w:asciiTheme="minorHAnsi" w:hAnsiTheme="minorHAnsi" w:cstheme="minorHAnsi"/>
          <w:sz w:val="22"/>
          <w:szCs w:val="22"/>
        </w:rPr>
      </w:pPr>
    </w:p>
    <w:p w14:paraId="76DDB3B2" w14:textId="19C52DD8" w:rsidR="00273E1A" w:rsidDel="00E15C92" w:rsidRDefault="00273E1A" w:rsidP="00273E1A">
      <w:pPr>
        <w:pStyle w:val="NoSpacing"/>
        <w:rPr>
          <w:del w:id="6" w:author="Brittany Torres" w:date="2026-02-11T10:15:00Z" w16du:dateUtc="2026-02-11T16:15:00Z"/>
          <w:rStyle w:val="cf01"/>
          <w:rFonts w:asciiTheme="minorHAnsi" w:hAnsiTheme="minorHAnsi" w:cstheme="minorHAnsi"/>
          <w:sz w:val="22"/>
          <w:szCs w:val="22"/>
        </w:rPr>
      </w:pPr>
      <w:del w:id="7" w:author="Brittany Torres" w:date="2026-02-11T10:15:00Z" w16du:dateUtc="2026-02-11T16:15:00Z">
        <w:r w:rsidRPr="00E547FA" w:rsidDel="00E15C92">
          <w:rPr>
            <w:rStyle w:val="cf01"/>
            <w:rFonts w:asciiTheme="minorHAnsi" w:hAnsiTheme="minorHAnsi" w:cstheme="minorHAnsi"/>
            <w:sz w:val="22"/>
            <w:szCs w:val="22"/>
          </w:rPr>
          <w:delText xml:space="preserve">({[M838]} </w:delText>
        </w:r>
        <w:r w:rsidDel="00E15C92">
          <w:rPr>
            <w:rStyle w:val="cf01"/>
            <w:rFonts w:asciiTheme="minorHAnsi" w:hAnsiTheme="minorHAnsi" w:cstheme="minorHAnsi"/>
            <w:sz w:val="22"/>
            <w:szCs w:val="22"/>
          </w:rPr>
          <w:delText>(</w:delText>
        </w:r>
        <w:r w:rsidRPr="00E547FA" w:rsidDel="00E15C92">
          <w:rPr>
            <w:rStyle w:val="cf01"/>
            <w:rFonts w:asciiTheme="minorHAnsi" w:hAnsiTheme="minorHAnsi" w:cstheme="minorHAnsi"/>
            <w:sz w:val="22"/>
            <w:szCs w:val="22"/>
          </w:rPr>
          <w:delText>PLS-CLIENT-ID</w:delText>
        </w:r>
        <w:r w:rsidDel="00E15C92">
          <w:rPr>
            <w:rStyle w:val="cf01"/>
            <w:rFonts w:asciiTheme="minorHAnsi" w:hAnsiTheme="minorHAnsi" w:cstheme="minorHAnsi"/>
            <w:sz w:val="22"/>
            <w:szCs w:val="22"/>
          </w:rPr>
          <w:delText>)</w:delText>
        </w:r>
        <w:r w:rsidRPr="00E547FA" w:rsidDel="00E15C92">
          <w:rPr>
            <w:rStyle w:val="cf01"/>
            <w:rFonts w:asciiTheme="minorHAnsi" w:hAnsiTheme="minorHAnsi" w:cstheme="minorHAnsi"/>
            <w:sz w:val="22"/>
            <w:szCs w:val="22"/>
          </w:rPr>
          <w:delText xml:space="preserve"> = {[PLSID]} Produce)</w:delText>
        </w:r>
        <w:bookmarkEnd w:id="3"/>
      </w:del>
    </w:p>
    <w:p w14:paraId="3D094EB2" w14:textId="77777777" w:rsidR="00305B4D" w:rsidRDefault="00305B4D" w:rsidP="00273E1A">
      <w:pPr>
        <w:pStyle w:val="NoSpacing"/>
        <w:rPr>
          <w:rFonts w:eastAsia="Times New Roman" w:cstheme="minorHAnsi"/>
        </w:rPr>
      </w:pPr>
    </w:p>
    <w:p w14:paraId="03C5FEFC" w14:textId="38EDBEF2" w:rsidR="00002A97" w:rsidDel="00E15C92" w:rsidRDefault="00002A97" w:rsidP="00273E1A">
      <w:pPr>
        <w:pStyle w:val="NoSpacing"/>
        <w:rPr>
          <w:del w:id="8" w:author="Brittany Torres" w:date="2026-02-11T10:15:00Z" w16du:dateUtc="2026-02-11T16:15:00Z"/>
          <w:rFonts w:asciiTheme="minorHAnsi" w:hAnsiTheme="minorHAnsi" w:cstheme="minorHAnsi"/>
          <w:b/>
          <w:szCs w:val="22"/>
        </w:rPr>
      </w:pPr>
      <w:r>
        <w:rPr>
          <w:rFonts w:cstheme="minorHAnsi"/>
          <w:b/>
          <w:color w:val="0070C0"/>
          <w:highlight w:val="yellow"/>
          <w:u w:val="single"/>
        </w:rPr>
        <w:t>(</w:t>
      </w:r>
      <w:r w:rsidRPr="00EE3BF9">
        <w:rPr>
          <w:rFonts w:cstheme="minorHAnsi"/>
          <w:b/>
          <w:color w:val="0070C0"/>
          <w:highlight w:val="yellow"/>
          <w:u w:val="single"/>
        </w:rPr>
        <w:t>IF</w:t>
      </w:r>
      <w:r w:rsidRPr="000C0F91">
        <w:rPr>
          <w:rFonts w:cstheme="minorHAnsi"/>
          <w:color w:val="0070C0"/>
          <w:highlight w:val="yellow"/>
        </w:rPr>
        <w:t xml:space="preserve"> </w:t>
      </w:r>
      <w:commentRangeStart w:id="9"/>
      <w:r w:rsidRPr="00AB3CE4">
        <w:rPr>
          <w:rFonts w:cstheme="minorHAnsi"/>
          <w:b/>
          <w:bCs w:val="0"/>
          <w:color w:val="0070C0"/>
          <w:highlight w:val="yellow"/>
        </w:rPr>
        <w:t>{</w:t>
      </w:r>
      <w:r w:rsidRPr="00EE3BF9">
        <w:rPr>
          <w:rFonts w:cstheme="minorHAnsi"/>
          <w:b/>
          <w:color w:val="0070C0"/>
          <w:highlight w:val="yellow"/>
        </w:rPr>
        <w:t>[M930]</w:t>
      </w:r>
      <w:r>
        <w:rPr>
          <w:rFonts w:cstheme="minorHAnsi"/>
          <w:b/>
          <w:color w:val="0070C0"/>
          <w:highlight w:val="yellow"/>
        </w:rPr>
        <w:t>}</w:t>
      </w:r>
      <w:r w:rsidRPr="000C0F91">
        <w:rPr>
          <w:rFonts w:cstheme="minorHAnsi"/>
          <w:color w:val="0070C0"/>
          <w:highlight w:val="yellow"/>
        </w:rPr>
        <w:t xml:space="preserve"> </w:t>
      </w:r>
      <w:r>
        <w:rPr>
          <w:rFonts w:cstheme="minorHAnsi"/>
          <w:color w:val="0070C0"/>
          <w:highlight w:val="yellow"/>
        </w:rPr>
        <w:t>(</w:t>
      </w:r>
      <w:r w:rsidRPr="000C0F91">
        <w:rPr>
          <w:rFonts w:cstheme="minorHAnsi"/>
          <w:color w:val="0070C0"/>
          <w:highlight w:val="yellow"/>
        </w:rPr>
        <w:t>Bankrupt</w:t>
      </w:r>
      <w:r w:rsidRPr="00770C94">
        <w:rPr>
          <w:rFonts w:cstheme="minorHAnsi"/>
          <w:color w:val="0070C0"/>
          <w:highlight w:val="yellow"/>
        </w:rPr>
        <w:t>cy Wkst Status</w:t>
      </w:r>
      <w:r w:rsidRPr="00770C94">
        <w:rPr>
          <w:rFonts w:cstheme="minorHAnsi"/>
          <w:b/>
          <w:bCs w:val="0"/>
          <w:color w:val="0070C0"/>
          <w:highlight w:val="yellow"/>
        </w:rPr>
        <w:t xml:space="preserve"> =</w:t>
      </w:r>
      <w:r w:rsidRPr="00770C94">
        <w:rPr>
          <w:rFonts w:cstheme="minorHAnsi"/>
          <w:color w:val="0070C0"/>
          <w:highlight w:val="yellow"/>
        </w:rPr>
        <w:t xml:space="preserve"> </w:t>
      </w:r>
      <w:r w:rsidRPr="00770C94">
        <w:rPr>
          <w:rFonts w:cstheme="minorHAnsi"/>
          <w:b/>
          <w:bCs w:val="0"/>
          <w:color w:val="0070C0"/>
          <w:highlight w:val="yellow"/>
        </w:rPr>
        <w:t>A</w:t>
      </w:r>
      <w:r w:rsidR="00770C94" w:rsidRPr="00770C94">
        <w:rPr>
          <w:rFonts w:cstheme="minorHAnsi"/>
          <w:b/>
          <w:bCs w:val="0"/>
          <w:color w:val="0070C0"/>
          <w:highlight w:val="yellow"/>
        </w:rPr>
        <w:t>; then suppress print of the letter)</w:t>
      </w:r>
      <w:r w:rsidR="00770C94">
        <w:rPr>
          <w:rFonts w:cstheme="minorHAnsi"/>
          <w:b/>
          <w:bCs w:val="0"/>
          <w:color w:val="0070C0"/>
        </w:rPr>
        <w:t xml:space="preserve"> </w:t>
      </w:r>
      <w:commentRangeEnd w:id="9"/>
      <w:r w:rsidR="006F3AD9" w:rsidRPr="000A21DE">
        <w:rPr>
          <w:rStyle w:val="CommentReference"/>
          <w:rFonts w:asciiTheme="minorHAnsi" w:hAnsiTheme="minorHAnsi" w:cstheme="minorHAnsi"/>
          <w:b/>
          <w:sz w:val="22"/>
          <w:szCs w:val="22"/>
        </w:rPr>
        <w:commentReference w:id="9"/>
      </w:r>
      <w:r w:rsidRPr="000A21DE">
        <w:rPr>
          <w:rFonts w:asciiTheme="minorHAnsi" w:hAnsiTheme="minorHAnsi" w:cstheme="minorHAnsi"/>
          <w:b/>
          <w:szCs w:val="22"/>
        </w:rPr>
        <w:tab/>
      </w:r>
    </w:p>
    <w:p w14:paraId="4E0CA81C" w14:textId="77777777" w:rsidR="00002A97" w:rsidRPr="00E547FA" w:rsidRDefault="00002A97" w:rsidP="00273E1A">
      <w:pPr>
        <w:pStyle w:val="NoSpacing"/>
        <w:rPr>
          <w:rFonts w:eastAsia="Times New Roman" w:cstheme="minorHAnsi"/>
        </w:rPr>
      </w:pPr>
    </w:p>
    <w:p w14:paraId="237BEBAB" w14:textId="77777777" w:rsidR="00171225" w:rsidRPr="00480F76" w:rsidRDefault="00171225" w:rsidP="00171225">
      <w:pPr>
        <w:pStyle w:val="NoSpacing"/>
        <w:rPr>
          <w:rFonts w:cs="Calibri"/>
        </w:rPr>
      </w:pPr>
      <w:r>
        <w:rPr>
          <w:rFonts w:cs="Calibri"/>
          <w:b/>
        </w:rPr>
        <w:t>{[</w:t>
      </w:r>
      <w:r w:rsidRPr="00480F76">
        <w:rPr>
          <w:rFonts w:cs="Calibri"/>
          <w:b/>
        </w:rPr>
        <w:t>H002</w:t>
      </w:r>
      <w:r>
        <w:rPr>
          <w:rFonts w:cs="Calibri"/>
          <w:b/>
        </w:rPr>
        <w:t>]}</w:t>
      </w:r>
      <w:r w:rsidRPr="00480F76">
        <w:rPr>
          <w:rFonts w:cs="Calibri"/>
          <w:b/>
        </w:rPr>
        <w:t xml:space="preserve"> </w:t>
      </w:r>
      <w:r w:rsidRPr="00480F76">
        <w:rPr>
          <w:rFonts w:cs="Calibri"/>
        </w:rPr>
        <w:t>(Company Address Line 1)</w:t>
      </w:r>
    </w:p>
    <w:p w14:paraId="640CC46E" w14:textId="77777777" w:rsidR="00171225" w:rsidRPr="00A76F5F" w:rsidRDefault="00171225" w:rsidP="00171225">
      <w:pPr>
        <w:pStyle w:val="NoSpacing"/>
        <w:rPr>
          <w:rFonts w:cs="Calibri"/>
          <w:b/>
          <w:color w:val="0070C0"/>
        </w:rPr>
      </w:pPr>
      <w:r w:rsidRPr="00A76F5F">
        <w:rPr>
          <w:rFonts w:cs="Calibri"/>
          <w:b/>
          <w:color w:val="0070C0"/>
          <w:highlight w:val="yellow"/>
        </w:rPr>
        <w:t>(IF {[H003]} = ‘*’ or ‘NULL'; then suppress print of line; else produce:)</w:t>
      </w:r>
    </w:p>
    <w:p w14:paraId="58D88A79" w14:textId="77777777" w:rsidR="00171225" w:rsidRPr="00A76F5F" w:rsidRDefault="00171225" w:rsidP="00171225">
      <w:pPr>
        <w:pStyle w:val="NoSpacing"/>
        <w:rPr>
          <w:rFonts w:cs="Calibri"/>
          <w:b/>
          <w:bCs w:val="0"/>
          <w:color w:val="0070C0"/>
        </w:rPr>
      </w:pPr>
      <w:r w:rsidRPr="7F803E74">
        <w:rPr>
          <w:rFonts w:cs="Calibri"/>
          <w:b/>
          <w:color w:val="0070C0"/>
        </w:rPr>
        <w:t>{[H003]}</w:t>
      </w:r>
      <w:r w:rsidRPr="7F803E74">
        <w:rPr>
          <w:rFonts w:cs="Calibri"/>
          <w:color w:val="0070C0"/>
        </w:rPr>
        <w:t xml:space="preserve"> (Company Address Line 2)</w:t>
      </w:r>
    </w:p>
    <w:p w14:paraId="06452DFC" w14:textId="77777777" w:rsidR="00171225" w:rsidRPr="00480F76" w:rsidRDefault="00171225" w:rsidP="00171225">
      <w:pPr>
        <w:pStyle w:val="NoSpacing"/>
        <w:rPr>
          <w:rFonts w:cs="Calibri"/>
          <w:b/>
        </w:rPr>
      </w:pPr>
      <w:r>
        <w:rPr>
          <w:rFonts w:cs="Calibri"/>
          <w:b/>
        </w:rPr>
        <w:t>{[</w:t>
      </w:r>
      <w:r w:rsidRPr="00480F76">
        <w:rPr>
          <w:rFonts w:cs="Calibri"/>
          <w:b/>
        </w:rPr>
        <w:t>H004</w:t>
      </w:r>
      <w:r>
        <w:rPr>
          <w:rFonts w:cs="Calibri"/>
          <w:b/>
        </w:rPr>
        <w:t>]}</w:t>
      </w:r>
      <w:r w:rsidRPr="00480F76">
        <w:rPr>
          <w:rFonts w:cs="Calibri"/>
          <w:b/>
        </w:rPr>
        <w:t xml:space="preserve"> </w:t>
      </w:r>
      <w:r w:rsidRPr="00480F76">
        <w:rPr>
          <w:rFonts w:cs="Calibri"/>
        </w:rPr>
        <w:t>(Company Address Line 3)</w:t>
      </w:r>
    </w:p>
    <w:p w14:paraId="26A907CC" w14:textId="77777777" w:rsidR="000A21DE" w:rsidRPr="000A21DE" w:rsidRDefault="000A21DE" w:rsidP="000A21DE">
      <w:pPr>
        <w:ind w:left="-270" w:firstLine="270"/>
        <w:rPr>
          <w:rFonts w:asciiTheme="minorHAnsi" w:hAnsiTheme="minorHAnsi" w:cstheme="minorHAnsi"/>
          <w:sz w:val="22"/>
          <w:szCs w:val="22"/>
        </w:rPr>
      </w:pPr>
    </w:p>
    <w:p w14:paraId="3D9CE3EB" w14:textId="577CF4B3" w:rsidR="000A21DE" w:rsidRPr="000A21DE" w:rsidRDefault="000A21DE" w:rsidP="000A21DE">
      <w:pPr>
        <w:pStyle w:val="NoSpacing"/>
        <w:ind w:left="-270" w:firstLine="270"/>
        <w:jc w:val="both"/>
        <w:rPr>
          <w:rFonts w:asciiTheme="minorHAnsi" w:hAnsiTheme="minorHAnsi" w:cstheme="minorHAnsi"/>
          <w:color w:val="FF0000"/>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L001E8</w:t>
      </w:r>
      <w:r w:rsidRPr="000A21DE">
        <w:rPr>
          <w:rFonts w:asciiTheme="minorHAnsi" w:hAnsiTheme="minorHAnsi" w:cstheme="minorHAnsi"/>
          <w:b/>
          <w:bCs w:val="0"/>
          <w:color w:val="FF0000"/>
          <w:szCs w:val="22"/>
        </w:rPr>
        <w:t>]}</w:t>
      </w:r>
      <w:r w:rsidRPr="000A21DE">
        <w:rPr>
          <w:rFonts w:asciiTheme="minorHAnsi" w:hAnsiTheme="minorHAnsi" w:cstheme="minorHAnsi"/>
          <w:color w:val="FF0000"/>
          <w:szCs w:val="22"/>
        </w:rPr>
        <w:t xml:space="preserve"> (</w:t>
      </w:r>
      <w:r w:rsidR="00696693">
        <w:rPr>
          <w:rFonts w:asciiTheme="minorHAnsi" w:hAnsiTheme="minorHAnsi" w:cstheme="minorHAnsi"/>
          <w:color w:val="FF0000"/>
          <w:szCs w:val="22"/>
        </w:rPr>
        <w:t>Today’s Date</w:t>
      </w:r>
      <w:r w:rsidRPr="000A21DE">
        <w:rPr>
          <w:rFonts w:asciiTheme="minorHAnsi" w:hAnsiTheme="minorHAnsi" w:cstheme="minorHAnsi"/>
          <w:color w:val="FF0000"/>
          <w:szCs w:val="22"/>
        </w:rPr>
        <w:t>)</w:t>
      </w:r>
    </w:p>
    <w:p w14:paraId="5D317CA0" w14:textId="77777777" w:rsidR="0070404C" w:rsidRDefault="0070404C" w:rsidP="000A21DE">
      <w:pPr>
        <w:pStyle w:val="NoSpacing"/>
        <w:ind w:left="-270" w:firstLine="270"/>
        <w:jc w:val="both"/>
        <w:rPr>
          <w:ins w:id="10" w:author="Brittany Torres" w:date="2026-02-12T15:34:00Z" w16du:dateUtc="2026-02-12T21:34:00Z"/>
          <w:rFonts w:asciiTheme="minorHAnsi" w:hAnsiTheme="minorHAnsi" w:cstheme="minorHAnsi"/>
          <w:b/>
          <w:szCs w:val="22"/>
        </w:rPr>
      </w:pPr>
    </w:p>
    <w:p w14:paraId="33A76F0A" w14:textId="077345FD" w:rsidR="00204707" w:rsidRPr="005D0170" w:rsidRDefault="00204707" w:rsidP="000A21DE">
      <w:pPr>
        <w:pStyle w:val="NoSpacing"/>
        <w:ind w:left="-270" w:firstLine="270"/>
        <w:jc w:val="both"/>
        <w:rPr>
          <w:rFonts w:asciiTheme="minorHAnsi" w:hAnsiTheme="minorHAnsi" w:cstheme="minorHAnsi"/>
          <w:b/>
          <w:color w:val="0070C0"/>
          <w:szCs w:val="22"/>
          <w:rPrChange w:id="11" w:author="Brittany Torres" w:date="2026-02-12T15:37:00Z" w16du:dateUtc="2026-02-12T21:37:00Z">
            <w:rPr>
              <w:rFonts w:asciiTheme="minorHAnsi" w:hAnsiTheme="minorHAnsi" w:cstheme="minorHAnsi"/>
              <w:b/>
              <w:szCs w:val="22"/>
            </w:rPr>
          </w:rPrChange>
        </w:rPr>
      </w:pPr>
      <w:ins w:id="12" w:author="Brittany Torres" w:date="2026-02-12T15:34:00Z" w16du:dateUtc="2026-02-12T21:34:00Z">
        <w:r w:rsidRPr="005D0170">
          <w:rPr>
            <w:rFonts w:asciiTheme="minorHAnsi" w:hAnsiTheme="minorHAnsi" w:cstheme="minorHAnsi"/>
            <w:b/>
            <w:color w:val="0070C0"/>
            <w:szCs w:val="22"/>
            <w:highlight w:val="yellow"/>
            <w:rPrChange w:id="13" w:author="Brittany Torres" w:date="2026-02-12T15:37:00Z" w16du:dateUtc="2026-02-12T21:37:00Z">
              <w:rPr>
                <w:rFonts w:asciiTheme="minorHAnsi" w:hAnsiTheme="minorHAnsi" w:cstheme="minorHAnsi"/>
                <w:b/>
                <w:szCs w:val="22"/>
              </w:rPr>
            </w:rPrChange>
          </w:rPr>
          <w:t xml:space="preserve">Letter </w:t>
        </w:r>
      </w:ins>
      <w:ins w:id="14" w:author="Brittany Torres" w:date="2026-02-12T15:35:00Z" w16du:dateUtc="2026-02-12T21:35:00Z">
        <w:r w:rsidRPr="005D0170">
          <w:rPr>
            <w:rFonts w:asciiTheme="minorHAnsi" w:hAnsiTheme="minorHAnsi" w:cstheme="minorHAnsi"/>
            <w:b/>
            <w:color w:val="0070C0"/>
            <w:szCs w:val="22"/>
            <w:highlight w:val="yellow"/>
            <w:rPrChange w:id="15" w:author="Brittany Torres" w:date="2026-02-12T15:37:00Z" w16du:dateUtc="2026-02-12T21:37:00Z">
              <w:rPr>
                <w:rFonts w:asciiTheme="minorHAnsi" w:hAnsiTheme="minorHAnsi" w:cstheme="minorHAnsi"/>
                <w:b/>
                <w:szCs w:val="22"/>
              </w:rPr>
            </w:rPrChange>
          </w:rPr>
          <w:t>to be sent via Certified Mail to the Mailing Address.</w:t>
        </w:r>
      </w:ins>
    </w:p>
    <w:p w14:paraId="2CD3C871" w14:textId="77777777" w:rsidR="000A21DE" w:rsidRPr="005D6C80" w:rsidRDefault="000A21DE" w:rsidP="000A21DE">
      <w:pPr>
        <w:pStyle w:val="NoSpacing"/>
        <w:ind w:left="-270" w:firstLine="270"/>
        <w:jc w:val="both"/>
        <w:rPr>
          <w:rFonts w:asciiTheme="minorHAnsi" w:hAnsiTheme="minorHAnsi" w:cstheme="minorHAnsi"/>
          <w:color w:val="FF0000"/>
          <w:szCs w:val="22"/>
        </w:rPr>
      </w:pPr>
      <w:r w:rsidRPr="005D6C80">
        <w:rPr>
          <w:rFonts w:asciiTheme="minorHAnsi" w:hAnsiTheme="minorHAnsi" w:cstheme="minorHAnsi"/>
          <w:b/>
          <w:bCs w:val="0"/>
          <w:color w:val="FF0000"/>
          <w:szCs w:val="22"/>
        </w:rPr>
        <w:t>{[</w:t>
      </w:r>
      <w:r w:rsidRPr="005D6C80">
        <w:rPr>
          <w:rFonts w:asciiTheme="minorHAnsi" w:hAnsiTheme="minorHAnsi" w:cstheme="minorHAnsi"/>
          <w:b/>
          <w:color w:val="FF0000"/>
          <w:szCs w:val="22"/>
        </w:rPr>
        <w:t>M558</w:t>
      </w:r>
      <w:r w:rsidRPr="005D6C80">
        <w:rPr>
          <w:rFonts w:asciiTheme="minorHAnsi" w:hAnsiTheme="minorHAnsi" w:cstheme="minorHAnsi"/>
          <w:b/>
          <w:bCs w:val="0"/>
          <w:color w:val="FF0000"/>
          <w:szCs w:val="22"/>
        </w:rPr>
        <w:t>]}</w:t>
      </w:r>
      <w:r w:rsidRPr="005D6C80">
        <w:rPr>
          <w:rFonts w:asciiTheme="minorHAnsi" w:hAnsiTheme="minorHAnsi" w:cstheme="minorHAnsi"/>
          <w:b/>
          <w:color w:val="FF0000"/>
          <w:szCs w:val="22"/>
        </w:rPr>
        <w:t xml:space="preserve"> </w:t>
      </w:r>
      <w:r w:rsidRPr="005D6C80">
        <w:rPr>
          <w:rFonts w:asciiTheme="minorHAnsi" w:hAnsiTheme="minorHAnsi" w:cstheme="minorHAnsi"/>
          <w:bCs w:val="0"/>
          <w:color w:val="FF0000"/>
          <w:szCs w:val="22"/>
        </w:rPr>
        <w:t>(</w:t>
      </w:r>
      <w:r w:rsidRPr="005D6C80">
        <w:rPr>
          <w:rFonts w:asciiTheme="minorHAnsi" w:hAnsiTheme="minorHAnsi" w:cstheme="minorHAnsi"/>
          <w:color w:val="FF0000"/>
          <w:szCs w:val="22"/>
        </w:rPr>
        <w:t>New Bill Line 1/ Mortgagor Name)</w:t>
      </w:r>
    </w:p>
    <w:p w14:paraId="53BD52D8" w14:textId="77777777" w:rsidR="000A21DE" w:rsidRPr="000A21DE" w:rsidRDefault="000A21DE" w:rsidP="000A21DE">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M559</w:t>
      </w:r>
      <w:r w:rsidRPr="000A21DE">
        <w:rPr>
          <w:rFonts w:asciiTheme="minorHAnsi" w:hAnsiTheme="minorHAnsi" w:cstheme="minorHAnsi"/>
          <w:b/>
          <w:bCs w:val="0"/>
          <w:szCs w:val="22"/>
        </w:rPr>
        <w:t>]}</w:t>
      </w:r>
      <w:r w:rsidRPr="000A21DE">
        <w:rPr>
          <w:rFonts w:asciiTheme="minorHAnsi" w:hAnsiTheme="minorHAnsi" w:cstheme="minorHAnsi"/>
          <w:szCs w:val="22"/>
        </w:rPr>
        <w:t xml:space="preserve"> (New Bill Line 2/Second Mortgagor)</w:t>
      </w:r>
    </w:p>
    <w:p w14:paraId="2120005D" w14:textId="77777777" w:rsidR="000A21DE" w:rsidRPr="000A21DE" w:rsidRDefault="000A21DE" w:rsidP="000A21DE">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M560</w:t>
      </w:r>
      <w:r w:rsidRPr="000A21DE">
        <w:rPr>
          <w:rFonts w:asciiTheme="minorHAnsi" w:hAnsiTheme="minorHAnsi" w:cstheme="minorHAnsi"/>
          <w:b/>
          <w:bCs w:val="0"/>
          <w:szCs w:val="22"/>
        </w:rPr>
        <w:t>]}</w:t>
      </w:r>
      <w:r w:rsidRPr="000A21DE">
        <w:rPr>
          <w:rFonts w:asciiTheme="minorHAnsi" w:hAnsiTheme="minorHAnsi" w:cstheme="minorHAnsi"/>
          <w:szCs w:val="22"/>
        </w:rPr>
        <w:t xml:space="preserve"> (New Bill Line 3/Third Mortgagor)</w:t>
      </w:r>
    </w:p>
    <w:p w14:paraId="63BAA5BB" w14:textId="77777777" w:rsidR="000A21DE" w:rsidRPr="000A21DE" w:rsidRDefault="000A21DE" w:rsidP="000A21DE">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M561</w:t>
      </w:r>
      <w:r w:rsidRPr="000A21DE">
        <w:rPr>
          <w:rFonts w:asciiTheme="minorHAnsi" w:hAnsiTheme="minorHAnsi" w:cstheme="minorHAnsi"/>
          <w:b/>
          <w:bCs w:val="0"/>
          <w:szCs w:val="22"/>
        </w:rPr>
        <w:t>]}</w:t>
      </w:r>
      <w:r w:rsidRPr="000A21DE">
        <w:rPr>
          <w:rFonts w:asciiTheme="minorHAnsi" w:hAnsiTheme="minorHAnsi" w:cstheme="minorHAnsi"/>
          <w:szCs w:val="22"/>
        </w:rPr>
        <w:t xml:space="preserve"> (Additional Mailing Address)</w:t>
      </w:r>
    </w:p>
    <w:p w14:paraId="0A74EEBF" w14:textId="77777777" w:rsidR="000A21DE" w:rsidRPr="000A21DE" w:rsidRDefault="000A21DE" w:rsidP="000A21DE">
      <w:pPr>
        <w:pStyle w:val="NoSpacing"/>
        <w:ind w:left="-270" w:firstLine="270"/>
        <w:jc w:val="both"/>
        <w:rPr>
          <w:rFonts w:asciiTheme="minorHAnsi" w:hAnsiTheme="minorHAnsi" w:cstheme="minorHAnsi"/>
          <w:color w:val="FF0000"/>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M562</w:t>
      </w:r>
      <w:r w:rsidRPr="000A21DE">
        <w:rPr>
          <w:rFonts w:asciiTheme="minorHAnsi" w:hAnsiTheme="minorHAnsi" w:cstheme="minorHAnsi"/>
          <w:b/>
          <w:bCs w:val="0"/>
          <w:color w:val="FF0000"/>
          <w:szCs w:val="22"/>
        </w:rPr>
        <w:t>]}</w:t>
      </w:r>
      <w:r w:rsidRPr="000A21DE">
        <w:rPr>
          <w:rFonts w:asciiTheme="minorHAnsi" w:hAnsiTheme="minorHAnsi" w:cstheme="minorHAnsi"/>
          <w:color w:val="FF0000"/>
          <w:szCs w:val="22"/>
        </w:rPr>
        <w:t xml:space="preserve"> (Mailing Street Address)</w:t>
      </w:r>
    </w:p>
    <w:p w14:paraId="42F7D9DF" w14:textId="77777777" w:rsidR="000A21DE" w:rsidRPr="000A21DE" w:rsidRDefault="000A21DE" w:rsidP="000A21DE">
      <w:pPr>
        <w:pStyle w:val="NoSpacing"/>
        <w:ind w:left="-270" w:firstLine="270"/>
        <w:jc w:val="both"/>
        <w:rPr>
          <w:rFonts w:asciiTheme="minorHAnsi" w:hAnsiTheme="minorHAnsi" w:cstheme="minorHAnsi"/>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M563</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M564</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M565</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szCs w:val="22"/>
        </w:rPr>
        <w:t>{[</w:t>
      </w:r>
      <w:r w:rsidRPr="000A21DE">
        <w:rPr>
          <w:rFonts w:asciiTheme="minorHAnsi" w:hAnsiTheme="minorHAnsi" w:cstheme="minorHAnsi"/>
          <w:b/>
          <w:szCs w:val="22"/>
        </w:rPr>
        <w:t>M566</w:t>
      </w:r>
      <w:r w:rsidRPr="000A21DE">
        <w:rPr>
          <w:rFonts w:asciiTheme="minorHAnsi" w:hAnsiTheme="minorHAnsi" w:cstheme="minorHAnsi"/>
          <w:b/>
          <w:bCs w:val="0"/>
          <w:szCs w:val="22"/>
        </w:rPr>
        <w:t>]}</w:t>
      </w:r>
      <w:r w:rsidRPr="000A21DE">
        <w:rPr>
          <w:rFonts w:asciiTheme="minorHAnsi" w:hAnsiTheme="minorHAnsi" w:cstheme="minorHAnsi"/>
          <w:szCs w:val="22"/>
        </w:rPr>
        <w:t xml:space="preserve"> </w:t>
      </w:r>
      <w:r w:rsidRPr="000A21DE">
        <w:rPr>
          <w:rFonts w:asciiTheme="minorHAnsi" w:hAnsiTheme="minorHAnsi" w:cstheme="minorHAnsi"/>
          <w:color w:val="FF0000"/>
          <w:szCs w:val="22"/>
        </w:rPr>
        <w:t>(Mailing City), (State), (5-Digit Zip)</w:t>
      </w:r>
      <w:r w:rsidRPr="000A21DE">
        <w:rPr>
          <w:rFonts w:asciiTheme="minorHAnsi" w:hAnsiTheme="minorHAnsi" w:cstheme="minorHAnsi"/>
          <w:szCs w:val="22"/>
        </w:rPr>
        <w:t>, (4-Digit Zip)</w:t>
      </w:r>
    </w:p>
    <w:p w14:paraId="396E1A9A" w14:textId="77777777" w:rsidR="000A21DE" w:rsidRPr="000A21DE" w:rsidRDefault="000A21DE" w:rsidP="000A21DE">
      <w:pPr>
        <w:pStyle w:val="NoSpacing"/>
        <w:ind w:left="-270" w:firstLine="270"/>
        <w:jc w:val="both"/>
        <w:rPr>
          <w:rFonts w:asciiTheme="minorHAnsi" w:hAnsiTheme="minorHAnsi" w:cstheme="minorHAnsi"/>
          <w:color w:val="0070C0"/>
          <w:szCs w:val="22"/>
        </w:rPr>
      </w:pPr>
      <w:commentRangeStart w:id="16"/>
      <w:r w:rsidRPr="000A21DE">
        <w:rPr>
          <w:rFonts w:asciiTheme="minorHAnsi" w:hAnsiTheme="minorHAnsi" w:cstheme="minorHAnsi"/>
          <w:color w:val="0070C0"/>
          <w:szCs w:val="22"/>
        </w:rPr>
        <w:t>(</w:t>
      </w:r>
      <w:r w:rsidRPr="000A21DE">
        <w:rPr>
          <w:rFonts w:asciiTheme="minorHAnsi" w:hAnsiTheme="minorHAnsi" w:cstheme="minorHAnsi"/>
          <w:b/>
          <w:color w:val="0070C0"/>
          <w:szCs w:val="22"/>
          <w:u w:val="single"/>
        </w:rPr>
        <w:t>“OR”</w:t>
      </w:r>
      <w:r w:rsidRPr="000A21DE">
        <w:rPr>
          <w:rFonts w:asciiTheme="minorHAnsi" w:hAnsiTheme="minorHAnsi" w:cstheme="minorHAnsi"/>
          <w:color w:val="0070C0"/>
          <w:szCs w:val="22"/>
        </w:rPr>
        <w:t xml:space="preserve"> If </w:t>
      </w:r>
      <w:r w:rsidRPr="000A21DE">
        <w:rPr>
          <w:rFonts w:asciiTheme="minorHAnsi" w:hAnsiTheme="minorHAnsi" w:cstheme="minorHAnsi"/>
          <w:b/>
          <w:color w:val="0070C0"/>
          <w:szCs w:val="22"/>
        </w:rPr>
        <w:t>{[M956]}</w:t>
      </w:r>
      <w:r w:rsidRPr="000A21DE">
        <w:rPr>
          <w:rFonts w:asciiTheme="minorHAnsi" w:hAnsiTheme="minorHAnsi" w:cstheme="minorHAnsi"/>
          <w:color w:val="0070C0"/>
          <w:szCs w:val="22"/>
        </w:rPr>
        <w:t xml:space="preserve"> (Foreign Address Indicator = 1))</w:t>
      </w:r>
    </w:p>
    <w:p w14:paraId="4FFF5093" w14:textId="77777777" w:rsidR="000A21DE" w:rsidRPr="000A21DE" w:rsidRDefault="000A21DE" w:rsidP="000A21DE">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M928</w:t>
      </w:r>
      <w:r w:rsidRPr="000A21DE">
        <w:rPr>
          <w:rFonts w:asciiTheme="minorHAnsi" w:hAnsiTheme="minorHAnsi" w:cstheme="minorHAnsi"/>
          <w:b/>
          <w:bCs w:val="0"/>
          <w:szCs w:val="22"/>
        </w:rPr>
        <w:t>]}</w:t>
      </w:r>
      <w:r w:rsidRPr="000A21DE">
        <w:rPr>
          <w:rFonts w:asciiTheme="minorHAnsi" w:hAnsiTheme="minorHAnsi" w:cstheme="minorHAnsi"/>
          <w:szCs w:val="22"/>
        </w:rPr>
        <w:t xml:space="preserve"> (Foreign Country Code)</w:t>
      </w:r>
    </w:p>
    <w:p w14:paraId="10C2EDF3" w14:textId="77777777" w:rsidR="000A21DE" w:rsidRPr="000A21DE" w:rsidRDefault="000A21DE" w:rsidP="000A21DE">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M929</w:t>
      </w:r>
      <w:r w:rsidRPr="000A21DE">
        <w:rPr>
          <w:rFonts w:asciiTheme="minorHAnsi" w:hAnsiTheme="minorHAnsi" w:cstheme="minorHAnsi"/>
          <w:b/>
          <w:bCs w:val="0"/>
          <w:szCs w:val="22"/>
        </w:rPr>
        <w:t>]}</w:t>
      </w:r>
      <w:r w:rsidRPr="000A21DE">
        <w:rPr>
          <w:rFonts w:asciiTheme="minorHAnsi" w:hAnsiTheme="minorHAnsi" w:cstheme="minorHAnsi"/>
          <w:szCs w:val="22"/>
        </w:rPr>
        <w:t xml:space="preserve"> (Foreign Postal Code)</w:t>
      </w:r>
      <w:commentRangeEnd w:id="16"/>
      <w:r w:rsidRPr="000A21DE">
        <w:rPr>
          <w:rStyle w:val="CommentReference"/>
          <w:rFonts w:asciiTheme="minorHAnsi" w:hAnsiTheme="minorHAnsi" w:cstheme="minorHAnsi"/>
          <w:sz w:val="22"/>
          <w:szCs w:val="22"/>
        </w:rPr>
        <w:commentReference w:id="16"/>
      </w:r>
    </w:p>
    <w:p w14:paraId="3B80A1E0" w14:textId="77777777" w:rsidR="00812241" w:rsidRDefault="00812241" w:rsidP="00283BDC">
      <w:pPr>
        <w:pStyle w:val="NoSpacing"/>
        <w:jc w:val="both"/>
        <w:rPr>
          <w:rFonts w:asciiTheme="minorHAnsi" w:hAnsiTheme="minorHAnsi" w:cstheme="minorHAnsi"/>
          <w:szCs w:val="22"/>
        </w:rPr>
      </w:pPr>
    </w:p>
    <w:p w14:paraId="5DB28166" w14:textId="77777777" w:rsidR="00527C18" w:rsidRPr="008146E0" w:rsidRDefault="00527C18" w:rsidP="00527C18">
      <w:pPr>
        <w:pStyle w:val="NoSpacing"/>
        <w:jc w:val="both"/>
        <w:rPr>
          <w:rFonts w:asciiTheme="minorHAnsi" w:hAnsiTheme="minorHAnsi" w:cstheme="minorHAnsi"/>
          <w:color w:val="FF0000"/>
          <w:szCs w:val="22"/>
          <w:highlight w:val="yellow"/>
        </w:rPr>
      </w:pPr>
      <w:r w:rsidRPr="008146E0">
        <w:rPr>
          <w:rFonts w:asciiTheme="minorHAnsi" w:hAnsiTheme="minorHAnsi" w:cstheme="minorHAnsi"/>
          <w:color w:val="FF0000"/>
          <w:szCs w:val="22"/>
          <w:highlight w:val="yellow"/>
        </w:rPr>
        <w:t>(see “Additional Borrowers/Co-Borrowers” on Letter Library Business Rules for Additional Addresses in BKFS)</w:t>
      </w:r>
    </w:p>
    <w:p w14:paraId="241B0AE9" w14:textId="77777777" w:rsidR="00527C18" w:rsidRPr="008146E0" w:rsidRDefault="00527C18" w:rsidP="00527C18">
      <w:pPr>
        <w:pStyle w:val="NoSpacing"/>
        <w:jc w:val="both"/>
        <w:rPr>
          <w:rFonts w:asciiTheme="minorHAnsi" w:hAnsiTheme="minorHAnsi" w:cstheme="minorHAnsi"/>
          <w:szCs w:val="22"/>
        </w:rPr>
      </w:pPr>
      <w:r w:rsidRPr="008146E0">
        <w:rPr>
          <w:rFonts w:asciiTheme="minorHAnsi" w:hAnsiTheme="minorHAnsi" w:cstheme="minorHAnsi"/>
          <w:szCs w:val="22"/>
        </w:rPr>
        <w:t>Co-borrower Name 1</w:t>
      </w:r>
    </w:p>
    <w:p w14:paraId="3C7E52DA" w14:textId="77777777" w:rsidR="00527C18" w:rsidRPr="008146E0" w:rsidRDefault="00527C18" w:rsidP="00527C18">
      <w:pPr>
        <w:pStyle w:val="NoSpacing"/>
        <w:jc w:val="both"/>
        <w:rPr>
          <w:rFonts w:asciiTheme="minorHAnsi" w:hAnsiTheme="minorHAnsi" w:cstheme="minorHAnsi"/>
          <w:szCs w:val="22"/>
        </w:rPr>
      </w:pPr>
      <w:r w:rsidRPr="008146E0">
        <w:rPr>
          <w:rFonts w:asciiTheme="minorHAnsi" w:hAnsiTheme="minorHAnsi" w:cstheme="minorHAnsi"/>
          <w:szCs w:val="22"/>
        </w:rPr>
        <w:t>Co-borrower Name 2</w:t>
      </w:r>
    </w:p>
    <w:p w14:paraId="553D569A" w14:textId="77777777" w:rsidR="00527C18" w:rsidRPr="008146E0" w:rsidRDefault="00527C18" w:rsidP="00527C18">
      <w:pPr>
        <w:pStyle w:val="NoSpacing"/>
        <w:jc w:val="both"/>
        <w:rPr>
          <w:rFonts w:asciiTheme="minorHAnsi" w:hAnsiTheme="minorHAnsi" w:cstheme="minorHAnsi"/>
          <w:szCs w:val="22"/>
        </w:rPr>
      </w:pPr>
      <w:r w:rsidRPr="008146E0">
        <w:rPr>
          <w:rFonts w:asciiTheme="minorHAnsi" w:hAnsiTheme="minorHAnsi" w:cstheme="minorHAnsi"/>
          <w:szCs w:val="22"/>
        </w:rPr>
        <w:t>Co-borrower Address Line 1</w:t>
      </w:r>
    </w:p>
    <w:p w14:paraId="2D3030E2" w14:textId="77777777" w:rsidR="00527C18" w:rsidRPr="008146E0" w:rsidRDefault="00527C18" w:rsidP="00527C18">
      <w:pPr>
        <w:pStyle w:val="NoSpacing"/>
        <w:jc w:val="both"/>
        <w:rPr>
          <w:rFonts w:asciiTheme="minorHAnsi" w:hAnsiTheme="minorHAnsi" w:cstheme="minorHAnsi"/>
          <w:szCs w:val="22"/>
        </w:rPr>
      </w:pPr>
      <w:r w:rsidRPr="008146E0">
        <w:rPr>
          <w:rFonts w:asciiTheme="minorHAnsi" w:hAnsiTheme="minorHAnsi" w:cstheme="minorHAnsi"/>
          <w:szCs w:val="22"/>
        </w:rPr>
        <w:t>Co-borrower Address Line 2</w:t>
      </w:r>
    </w:p>
    <w:p w14:paraId="2CD006E6" w14:textId="77777777" w:rsidR="00527C18" w:rsidRPr="008146E0" w:rsidRDefault="00527C18" w:rsidP="00527C18">
      <w:pPr>
        <w:pStyle w:val="NoSpacing"/>
        <w:jc w:val="both"/>
        <w:rPr>
          <w:rFonts w:asciiTheme="minorHAnsi" w:hAnsiTheme="minorHAnsi" w:cstheme="minorHAnsi"/>
          <w:szCs w:val="22"/>
        </w:rPr>
      </w:pPr>
      <w:r w:rsidRPr="008146E0">
        <w:rPr>
          <w:rFonts w:asciiTheme="minorHAnsi" w:hAnsiTheme="minorHAnsi" w:cstheme="minorHAnsi"/>
          <w:szCs w:val="22"/>
        </w:rPr>
        <w:t>Co-borrower Street</w:t>
      </w:r>
    </w:p>
    <w:p w14:paraId="43A57341" w14:textId="77777777" w:rsidR="00527C18" w:rsidRPr="008146E0" w:rsidRDefault="00527C18" w:rsidP="00527C18">
      <w:pPr>
        <w:pStyle w:val="NoSpacing"/>
        <w:jc w:val="both"/>
        <w:rPr>
          <w:rFonts w:asciiTheme="minorHAnsi" w:hAnsiTheme="minorHAnsi" w:cstheme="minorHAnsi"/>
          <w:szCs w:val="22"/>
        </w:rPr>
      </w:pPr>
      <w:r w:rsidRPr="008146E0">
        <w:rPr>
          <w:rFonts w:asciiTheme="minorHAnsi" w:hAnsiTheme="minorHAnsi" w:cstheme="minorHAnsi"/>
          <w:szCs w:val="22"/>
        </w:rPr>
        <w:t>Co-borrower City, Co-borrower State, Co-borrower Zip Code, Co-borrower Zip Code Suffix</w:t>
      </w:r>
    </w:p>
    <w:p w14:paraId="15CFBDD6" w14:textId="77777777" w:rsidR="00527C18" w:rsidRPr="008146E0" w:rsidRDefault="00527C18" w:rsidP="00283BDC">
      <w:pPr>
        <w:pStyle w:val="NoSpacing"/>
        <w:jc w:val="both"/>
        <w:rPr>
          <w:rFonts w:asciiTheme="minorHAnsi" w:hAnsiTheme="minorHAnsi" w:cstheme="minorHAnsi"/>
          <w:szCs w:val="22"/>
        </w:rPr>
      </w:pPr>
    </w:p>
    <w:p w14:paraId="396B8825" w14:textId="77777777" w:rsidR="005B6021" w:rsidRPr="00063395" w:rsidRDefault="005B6021" w:rsidP="005B6021">
      <w:pPr>
        <w:pStyle w:val="NoSpacing"/>
        <w:jc w:val="both"/>
        <w:rPr>
          <w:rFonts w:asciiTheme="minorHAnsi" w:hAnsiTheme="minorHAnsi" w:cstheme="minorHAnsi"/>
          <w:color w:val="FF0000"/>
          <w:szCs w:val="22"/>
        </w:rPr>
      </w:pPr>
      <w:r w:rsidRPr="00063395">
        <w:rPr>
          <w:rFonts w:asciiTheme="minorHAnsi" w:hAnsiTheme="minorHAnsi" w:cstheme="minorHAnsi"/>
          <w:color w:val="FF0000"/>
          <w:szCs w:val="22"/>
          <w:highlight w:val="yellow"/>
        </w:rPr>
        <w:t>(see “SII Confirmed” on Letter Library Business Rules for Additional Addresses in BKFS)</w:t>
      </w:r>
      <w:commentRangeStart w:id="17"/>
      <w:commentRangeEnd w:id="17"/>
      <w:r w:rsidRPr="00063395">
        <w:rPr>
          <w:rStyle w:val="CommentReference"/>
          <w:rFonts w:asciiTheme="minorHAnsi" w:hAnsiTheme="minorHAnsi" w:cstheme="minorHAnsi"/>
          <w:color w:val="FF0000"/>
          <w:sz w:val="22"/>
          <w:szCs w:val="22"/>
        </w:rPr>
        <w:commentReference w:id="17"/>
      </w:r>
    </w:p>
    <w:p w14:paraId="6D52C8DB" w14:textId="77777777" w:rsidR="005B6021" w:rsidRPr="00063395" w:rsidRDefault="005B6021" w:rsidP="005B6021">
      <w:pPr>
        <w:pStyle w:val="NoSpacing"/>
        <w:jc w:val="both"/>
        <w:rPr>
          <w:rFonts w:asciiTheme="minorHAnsi" w:hAnsiTheme="minorHAnsi" w:cstheme="minorHAnsi"/>
          <w:szCs w:val="22"/>
        </w:rPr>
      </w:pPr>
      <w:r w:rsidRPr="00063395">
        <w:rPr>
          <w:rFonts w:asciiTheme="minorHAnsi" w:hAnsiTheme="minorHAnsi" w:cstheme="minorHAnsi"/>
          <w:szCs w:val="22"/>
        </w:rPr>
        <w:t>Non-borrower Name</w:t>
      </w:r>
    </w:p>
    <w:p w14:paraId="1BF07C76" w14:textId="77777777" w:rsidR="005B6021" w:rsidRPr="00063395" w:rsidRDefault="005B6021" w:rsidP="005B6021">
      <w:pPr>
        <w:pStyle w:val="NoSpacing"/>
        <w:jc w:val="both"/>
        <w:rPr>
          <w:rFonts w:asciiTheme="minorHAnsi" w:hAnsiTheme="minorHAnsi" w:cstheme="minorHAnsi"/>
          <w:szCs w:val="22"/>
        </w:rPr>
      </w:pPr>
      <w:r w:rsidRPr="00063395">
        <w:rPr>
          <w:rFonts w:asciiTheme="minorHAnsi" w:hAnsiTheme="minorHAnsi" w:cstheme="minorHAnsi"/>
          <w:szCs w:val="22"/>
        </w:rPr>
        <w:t>Non-borrower Address Line 1</w:t>
      </w:r>
    </w:p>
    <w:p w14:paraId="73E37AEE" w14:textId="77777777" w:rsidR="005B6021" w:rsidRPr="00063395" w:rsidRDefault="005B6021" w:rsidP="005B6021">
      <w:pPr>
        <w:pStyle w:val="NoSpacing"/>
        <w:jc w:val="both"/>
        <w:rPr>
          <w:rFonts w:asciiTheme="minorHAnsi" w:hAnsiTheme="minorHAnsi" w:cstheme="minorHAnsi"/>
          <w:szCs w:val="22"/>
        </w:rPr>
      </w:pPr>
      <w:r w:rsidRPr="00063395">
        <w:rPr>
          <w:rFonts w:asciiTheme="minorHAnsi" w:hAnsiTheme="minorHAnsi" w:cstheme="minorHAnsi"/>
          <w:szCs w:val="22"/>
        </w:rPr>
        <w:t>Non-borrower Address Line 2</w:t>
      </w:r>
    </w:p>
    <w:p w14:paraId="78EFE1E9" w14:textId="77777777" w:rsidR="005B6021" w:rsidRPr="00063395" w:rsidRDefault="005B6021" w:rsidP="005B6021">
      <w:pPr>
        <w:pStyle w:val="NoSpacing"/>
        <w:jc w:val="both"/>
        <w:rPr>
          <w:rFonts w:asciiTheme="minorHAnsi" w:hAnsiTheme="minorHAnsi" w:cstheme="minorHAnsi"/>
          <w:szCs w:val="22"/>
        </w:rPr>
      </w:pPr>
      <w:r w:rsidRPr="00063395">
        <w:rPr>
          <w:rFonts w:asciiTheme="minorHAnsi" w:hAnsiTheme="minorHAnsi" w:cstheme="minorHAnsi"/>
          <w:szCs w:val="22"/>
        </w:rPr>
        <w:t>Non-borrower Address Line 3</w:t>
      </w:r>
    </w:p>
    <w:p w14:paraId="25BAA5C0" w14:textId="77777777" w:rsidR="005B6021" w:rsidRDefault="005B6021" w:rsidP="005B6021">
      <w:pPr>
        <w:pStyle w:val="NoSpacing"/>
        <w:jc w:val="both"/>
        <w:rPr>
          <w:rFonts w:asciiTheme="minorHAnsi" w:hAnsiTheme="minorHAnsi" w:cstheme="minorHAnsi"/>
          <w:szCs w:val="22"/>
        </w:rPr>
      </w:pPr>
      <w:r w:rsidRPr="00063395">
        <w:rPr>
          <w:rFonts w:asciiTheme="minorHAnsi" w:hAnsiTheme="minorHAnsi" w:cstheme="minorHAnsi"/>
          <w:szCs w:val="22"/>
        </w:rPr>
        <w:t>Non-borrower Street</w:t>
      </w:r>
    </w:p>
    <w:p w14:paraId="04758534" w14:textId="77777777" w:rsidR="005B6021" w:rsidRDefault="005B6021" w:rsidP="005B6021">
      <w:pPr>
        <w:pStyle w:val="NoSpacing"/>
        <w:jc w:val="both"/>
        <w:rPr>
          <w:rFonts w:asciiTheme="minorHAnsi" w:hAnsiTheme="minorHAnsi" w:cstheme="minorHAnsi"/>
          <w:szCs w:val="22"/>
        </w:rPr>
      </w:pPr>
      <w:r>
        <w:rPr>
          <w:rFonts w:asciiTheme="minorHAnsi" w:hAnsiTheme="minorHAnsi" w:cstheme="minorHAnsi"/>
          <w:szCs w:val="22"/>
        </w:rPr>
        <w:t>Non-borrower</w:t>
      </w:r>
      <w:r w:rsidRPr="00534D28">
        <w:rPr>
          <w:rFonts w:asciiTheme="minorHAnsi" w:hAnsiTheme="minorHAnsi" w:cstheme="minorHAnsi"/>
          <w:szCs w:val="22"/>
        </w:rPr>
        <w:t xml:space="preserve"> City, </w:t>
      </w:r>
      <w:r>
        <w:rPr>
          <w:rFonts w:asciiTheme="minorHAnsi" w:hAnsiTheme="minorHAnsi" w:cstheme="minorHAnsi"/>
          <w:szCs w:val="22"/>
        </w:rPr>
        <w:t>Non-</w:t>
      </w:r>
      <w:r w:rsidRPr="00534D28">
        <w:rPr>
          <w:rFonts w:asciiTheme="minorHAnsi" w:hAnsiTheme="minorHAnsi" w:cstheme="minorHAnsi"/>
          <w:szCs w:val="22"/>
        </w:rPr>
        <w:t xml:space="preserve">borrower State, </w:t>
      </w:r>
      <w:r>
        <w:rPr>
          <w:rFonts w:asciiTheme="minorHAnsi" w:hAnsiTheme="minorHAnsi" w:cstheme="minorHAnsi"/>
          <w:szCs w:val="22"/>
        </w:rPr>
        <w:t>Non-</w:t>
      </w:r>
      <w:r w:rsidRPr="00534D28">
        <w:rPr>
          <w:rFonts w:asciiTheme="minorHAnsi" w:hAnsiTheme="minorHAnsi" w:cstheme="minorHAnsi"/>
          <w:szCs w:val="22"/>
        </w:rPr>
        <w:t xml:space="preserve">borrower Zip Code, </w:t>
      </w:r>
      <w:r>
        <w:rPr>
          <w:rFonts w:asciiTheme="minorHAnsi" w:hAnsiTheme="minorHAnsi" w:cstheme="minorHAnsi"/>
          <w:szCs w:val="22"/>
        </w:rPr>
        <w:t>Non-</w:t>
      </w:r>
      <w:r w:rsidRPr="00534D28">
        <w:rPr>
          <w:rFonts w:asciiTheme="minorHAnsi" w:hAnsiTheme="minorHAnsi" w:cstheme="minorHAnsi"/>
          <w:szCs w:val="22"/>
        </w:rPr>
        <w:t>borrower Zip Code Suffix</w:t>
      </w:r>
    </w:p>
    <w:p w14:paraId="2B83D630" w14:textId="77777777" w:rsidR="005B6021" w:rsidRPr="00534D28" w:rsidRDefault="005B6021" w:rsidP="005B6021">
      <w:pPr>
        <w:pStyle w:val="NoSpacing"/>
        <w:jc w:val="both"/>
        <w:rPr>
          <w:rFonts w:asciiTheme="minorHAnsi" w:hAnsiTheme="minorHAnsi" w:cstheme="minorHAnsi"/>
          <w:szCs w:val="22"/>
        </w:rPr>
      </w:pPr>
      <w:r>
        <w:rPr>
          <w:rFonts w:asciiTheme="minorHAnsi" w:hAnsiTheme="minorHAnsi" w:cstheme="minorHAnsi"/>
          <w:szCs w:val="22"/>
        </w:rPr>
        <w:t>Non-borrower Foreign Address Indicator</w:t>
      </w:r>
    </w:p>
    <w:p w14:paraId="7BBCAF0C" w14:textId="77777777" w:rsidR="005B6021" w:rsidRPr="00063395" w:rsidRDefault="005B6021" w:rsidP="005B6021">
      <w:pPr>
        <w:pStyle w:val="NoSpacing"/>
        <w:jc w:val="both"/>
        <w:rPr>
          <w:rFonts w:asciiTheme="minorHAnsi" w:hAnsiTheme="minorHAnsi" w:cstheme="minorHAnsi"/>
          <w:szCs w:val="22"/>
        </w:rPr>
      </w:pPr>
    </w:p>
    <w:p w14:paraId="109467BB" w14:textId="77777777" w:rsidR="005B6021" w:rsidRPr="009366D4" w:rsidRDefault="005B6021" w:rsidP="005B6021">
      <w:pPr>
        <w:widowControl w:val="0"/>
        <w:ind w:right="-240"/>
        <w:jc w:val="both"/>
        <w:rPr>
          <w:rFonts w:asciiTheme="minorHAnsi" w:eastAsia="Calibri" w:hAnsiTheme="minorHAnsi" w:cstheme="minorHAnsi"/>
          <w:sz w:val="22"/>
          <w:szCs w:val="22"/>
        </w:rPr>
      </w:pPr>
      <w:r w:rsidRPr="009366D4">
        <w:rPr>
          <w:rFonts w:asciiTheme="minorHAnsi" w:eastAsia="Calibri" w:hAnsiTheme="minorHAnsi" w:cstheme="minorHAnsi"/>
          <w:sz w:val="22"/>
          <w:szCs w:val="22"/>
        </w:rPr>
        <w:t xml:space="preserve">RE: Loan Number:            </w:t>
      </w:r>
      <w:r w:rsidRPr="009366D4">
        <w:rPr>
          <w:rFonts w:asciiTheme="minorHAnsi" w:eastAsia="Calibri" w:hAnsiTheme="minorHAnsi" w:cstheme="minorHAnsi"/>
          <w:b/>
          <w:color w:val="FF0000"/>
          <w:sz w:val="22"/>
          <w:szCs w:val="22"/>
        </w:rPr>
        <w:t xml:space="preserve">{[M594]} </w:t>
      </w:r>
      <w:r w:rsidRPr="009366D4">
        <w:rPr>
          <w:rFonts w:asciiTheme="minorHAnsi" w:eastAsia="Calibri" w:hAnsiTheme="minorHAnsi" w:cstheme="minorHAnsi"/>
          <w:color w:val="FF0000"/>
          <w:sz w:val="22"/>
          <w:szCs w:val="22"/>
        </w:rPr>
        <w:t>(Loan Number – No Dash)</w:t>
      </w:r>
    </w:p>
    <w:p w14:paraId="285C3AE4" w14:textId="77777777" w:rsidR="005B6021" w:rsidRPr="009366D4" w:rsidRDefault="005B6021" w:rsidP="005B6021">
      <w:pPr>
        <w:widowControl w:val="0"/>
        <w:ind w:right="-240"/>
        <w:jc w:val="both"/>
        <w:rPr>
          <w:rFonts w:asciiTheme="minorHAnsi" w:eastAsia="Calibri" w:hAnsiTheme="minorHAnsi" w:cstheme="minorHAnsi"/>
          <w:sz w:val="22"/>
          <w:szCs w:val="22"/>
        </w:rPr>
      </w:pPr>
      <w:r w:rsidRPr="009366D4">
        <w:rPr>
          <w:rFonts w:asciiTheme="minorHAnsi" w:eastAsia="Calibri" w:hAnsiTheme="minorHAnsi" w:cstheme="minorHAnsi"/>
          <w:sz w:val="22"/>
          <w:szCs w:val="22"/>
        </w:rPr>
        <w:t xml:space="preserve">       Property Address:     </w:t>
      </w:r>
      <w:r w:rsidRPr="009366D4">
        <w:rPr>
          <w:rFonts w:asciiTheme="minorHAnsi" w:eastAsia="Calibri" w:hAnsiTheme="minorHAnsi" w:cstheme="minorHAnsi"/>
          <w:b/>
          <w:color w:val="FF0000"/>
          <w:sz w:val="22"/>
          <w:szCs w:val="22"/>
        </w:rPr>
        <w:t>{[M567]}</w:t>
      </w:r>
      <w:r w:rsidRPr="009366D4">
        <w:rPr>
          <w:rFonts w:asciiTheme="minorHAnsi" w:eastAsia="Calibri" w:hAnsiTheme="minorHAnsi" w:cstheme="minorHAnsi"/>
          <w:color w:val="FF0000"/>
          <w:sz w:val="22"/>
          <w:szCs w:val="22"/>
        </w:rPr>
        <w:t xml:space="preserve"> (Property Line 1/Street Address)</w:t>
      </w:r>
    </w:p>
    <w:p w14:paraId="754BFB04" w14:textId="77777777" w:rsidR="005B6021" w:rsidRPr="009366D4" w:rsidRDefault="005B6021" w:rsidP="005B6021">
      <w:pPr>
        <w:widowControl w:val="0"/>
        <w:ind w:left="900" w:right="-60"/>
        <w:rPr>
          <w:rFonts w:asciiTheme="minorHAnsi" w:eastAsia="Calibri" w:hAnsiTheme="minorHAnsi" w:cstheme="minorHAnsi"/>
          <w:sz w:val="22"/>
          <w:szCs w:val="22"/>
        </w:rPr>
      </w:pPr>
      <w:r w:rsidRPr="009366D4">
        <w:rPr>
          <w:rFonts w:asciiTheme="minorHAnsi" w:eastAsia="Calibri" w:hAnsiTheme="minorHAnsi" w:cstheme="minorHAnsi"/>
          <w:b/>
          <w:sz w:val="22"/>
          <w:szCs w:val="22"/>
        </w:rPr>
        <w:t xml:space="preserve">                          {[M583]} </w:t>
      </w:r>
      <w:r w:rsidRPr="009366D4">
        <w:rPr>
          <w:rFonts w:asciiTheme="minorHAnsi" w:eastAsia="Calibri" w:hAnsiTheme="minorHAnsi" w:cstheme="minorHAnsi"/>
          <w:sz w:val="22"/>
          <w:szCs w:val="22"/>
        </w:rPr>
        <w:t>(New Property Unit Number)</w:t>
      </w:r>
    </w:p>
    <w:p w14:paraId="7EE9BF83" w14:textId="77777777" w:rsidR="005B6021" w:rsidRPr="009366D4" w:rsidRDefault="005B6021" w:rsidP="005B6021">
      <w:pPr>
        <w:widowControl w:val="0"/>
        <w:ind w:left="1440" w:firstLine="720"/>
        <w:jc w:val="both"/>
        <w:rPr>
          <w:rFonts w:asciiTheme="minorHAnsi" w:eastAsia="Calibri" w:hAnsiTheme="minorHAnsi" w:cstheme="minorHAnsi"/>
          <w:color w:val="FF0000"/>
          <w:sz w:val="22"/>
          <w:szCs w:val="22"/>
        </w:rPr>
      </w:pPr>
      <w:r w:rsidRPr="009366D4">
        <w:rPr>
          <w:rFonts w:asciiTheme="minorHAnsi" w:eastAsia="Calibri" w:hAnsiTheme="minorHAnsi" w:cstheme="minorHAnsi"/>
          <w:b/>
          <w:color w:val="FF0000"/>
          <w:sz w:val="22"/>
          <w:szCs w:val="22"/>
        </w:rPr>
        <w:t xml:space="preserve"> {[M568]}</w:t>
      </w:r>
      <w:r w:rsidRPr="009366D4">
        <w:rPr>
          <w:rFonts w:asciiTheme="minorHAnsi" w:eastAsia="Calibri" w:hAnsiTheme="minorHAnsi" w:cstheme="minorHAnsi"/>
          <w:color w:val="FF0000"/>
          <w:sz w:val="22"/>
          <w:szCs w:val="22"/>
        </w:rPr>
        <w:t xml:space="preserve"> (New Property Line 2/City State and Zip Code)</w:t>
      </w:r>
    </w:p>
    <w:p w14:paraId="5BE596B4" w14:textId="001BA2C2" w:rsidR="00834661" w:rsidRPr="001F26F6" w:rsidRDefault="00834661" w:rsidP="00834661">
      <w:pPr>
        <w:pStyle w:val="NoSpacing"/>
        <w:ind w:left="2160" w:firstLine="720"/>
        <w:jc w:val="both"/>
        <w:rPr>
          <w:rFonts w:asciiTheme="minorHAnsi" w:hAnsiTheme="minorHAnsi" w:cstheme="minorHAnsi"/>
          <w:color w:val="FF0000"/>
          <w:szCs w:val="22"/>
        </w:rPr>
      </w:pPr>
      <w:r w:rsidRPr="001F26F6">
        <w:rPr>
          <w:rFonts w:asciiTheme="minorHAnsi" w:hAnsiTheme="minorHAnsi" w:cstheme="minorHAnsi"/>
          <w:color w:val="FF0000"/>
          <w:szCs w:val="22"/>
        </w:rPr>
        <w:t xml:space="preserve"> </w:t>
      </w:r>
    </w:p>
    <w:p w14:paraId="652BE39A" w14:textId="77777777" w:rsidR="00766587" w:rsidRPr="00283BDC" w:rsidRDefault="00766587" w:rsidP="00283BDC">
      <w:pPr>
        <w:spacing w:line="140" w:lineRule="exact"/>
        <w:jc w:val="both"/>
        <w:rPr>
          <w:rFonts w:asciiTheme="minorHAnsi" w:hAnsiTheme="minorHAnsi" w:cstheme="minorHAnsi"/>
          <w:sz w:val="22"/>
          <w:szCs w:val="22"/>
        </w:rPr>
      </w:pPr>
    </w:p>
    <w:p w14:paraId="09697804" w14:textId="74E395AE" w:rsidR="00A35750" w:rsidRPr="004827E8" w:rsidRDefault="00A35750" w:rsidP="00A35750">
      <w:pPr>
        <w:rPr>
          <w:rFonts w:ascii="Calibri" w:eastAsiaTheme="minorHAnsi" w:hAnsi="Calibri" w:cs="Tahoma"/>
          <w:bCs/>
          <w:iCs/>
          <w:spacing w:val="5"/>
          <w:sz w:val="22"/>
          <w:shd w:val="clear" w:color="auto" w:fill="FFFFFF"/>
        </w:rPr>
      </w:pPr>
      <w:commentRangeStart w:id="18"/>
      <w:commentRangeStart w:id="19"/>
      <w:commentRangeStart w:id="20"/>
      <w:r w:rsidRPr="000D3D43">
        <w:rPr>
          <w:rFonts w:ascii="Calibri" w:eastAsiaTheme="minorHAnsi" w:hAnsi="Calibri" w:cs="Tahoma"/>
          <w:b/>
          <w:iCs/>
          <w:spacing w:val="5"/>
          <w:sz w:val="22"/>
          <w:shd w:val="clear" w:color="auto" w:fill="FFFFFF"/>
        </w:rPr>
        <w:t>Subject:</w:t>
      </w:r>
      <w:r w:rsidRPr="000D3D43">
        <w:rPr>
          <w:rFonts w:ascii="Calibri" w:eastAsiaTheme="minorHAnsi" w:hAnsi="Calibri" w:cs="Tahoma"/>
          <w:bCs/>
          <w:iCs/>
          <w:spacing w:val="5"/>
          <w:sz w:val="22"/>
          <w:u w:val="single"/>
          <w:shd w:val="clear" w:color="auto" w:fill="FFFFFF"/>
        </w:rPr>
        <w:t xml:space="preserve"> </w:t>
      </w:r>
      <w:ins w:id="21" w:author="Brittany Torres" w:date="2026-02-11T09:52:00Z" w16du:dateUtc="2026-02-11T15:52:00Z">
        <w:r w:rsidR="00386225">
          <w:rPr>
            <w:rFonts w:ascii="Calibri" w:eastAsiaTheme="minorHAnsi" w:hAnsi="Calibri" w:cs="Tahoma"/>
            <w:bCs/>
            <w:iCs/>
            <w:spacing w:val="5"/>
            <w:sz w:val="22"/>
            <w:u w:val="single"/>
            <w:shd w:val="clear" w:color="auto" w:fill="FFFFFF"/>
          </w:rPr>
          <w:t xml:space="preserve">Early Intervention Notice &amp; </w:t>
        </w:r>
      </w:ins>
      <w:r w:rsidRPr="000D3D43">
        <w:rPr>
          <w:rFonts w:ascii="Calibri" w:eastAsiaTheme="minorHAnsi" w:hAnsi="Calibri" w:cs="Tahoma"/>
          <w:bCs/>
          <w:iCs/>
          <w:spacing w:val="5"/>
          <w:sz w:val="22"/>
          <w:u w:val="single"/>
          <w:shd w:val="clear" w:color="auto" w:fill="FFFFFF"/>
        </w:rPr>
        <w:t>Loss</w:t>
      </w:r>
      <w:ins w:id="22" w:author="Brittany Torres" w:date="2026-02-11T09:52:00Z" w16du:dateUtc="2026-02-11T15:52:00Z">
        <w:r w:rsidR="00386225">
          <w:rPr>
            <w:rFonts w:ascii="Calibri" w:eastAsiaTheme="minorHAnsi" w:hAnsi="Calibri" w:cs="Tahoma"/>
            <w:bCs/>
            <w:iCs/>
            <w:spacing w:val="5"/>
            <w:sz w:val="22"/>
            <w:u w:val="single"/>
            <w:shd w:val="clear" w:color="auto" w:fill="FFFFFF"/>
          </w:rPr>
          <w:t>-</w:t>
        </w:r>
      </w:ins>
      <w:del w:id="23" w:author="Brittany Torres" w:date="2026-02-11T09:52:00Z" w16du:dateUtc="2026-02-11T15:52:00Z">
        <w:r w:rsidRPr="000D3D43" w:rsidDel="00386225">
          <w:rPr>
            <w:rFonts w:ascii="Calibri" w:eastAsiaTheme="minorHAnsi" w:hAnsi="Calibri" w:cs="Tahoma"/>
            <w:bCs/>
            <w:iCs/>
            <w:spacing w:val="5"/>
            <w:sz w:val="22"/>
            <w:u w:val="single"/>
            <w:shd w:val="clear" w:color="auto" w:fill="FFFFFF"/>
          </w:rPr>
          <w:delText xml:space="preserve"> </w:delText>
        </w:r>
      </w:del>
      <w:r w:rsidRPr="000D3D43">
        <w:rPr>
          <w:rFonts w:ascii="Calibri" w:eastAsiaTheme="minorHAnsi" w:hAnsi="Calibri" w:cs="Tahoma"/>
          <w:bCs/>
          <w:iCs/>
          <w:spacing w:val="5"/>
          <w:sz w:val="22"/>
          <w:u w:val="single"/>
          <w:shd w:val="clear" w:color="auto" w:fill="FFFFFF"/>
        </w:rPr>
        <w:t>Mitigation Consultation</w:t>
      </w:r>
      <w:ins w:id="24" w:author="Brittany Torres" w:date="2026-02-11T09:52:00Z" w16du:dateUtc="2026-02-11T15:52:00Z">
        <w:r w:rsidR="00386225">
          <w:rPr>
            <w:rFonts w:ascii="Calibri" w:eastAsiaTheme="minorHAnsi" w:hAnsi="Calibri" w:cs="Tahoma"/>
            <w:bCs/>
            <w:iCs/>
            <w:spacing w:val="5"/>
            <w:sz w:val="22"/>
            <w:u w:val="single"/>
            <w:shd w:val="clear" w:color="auto" w:fill="FFFFFF"/>
          </w:rPr>
          <w:t xml:space="preserve"> Availability</w:t>
        </w:r>
      </w:ins>
      <w:r w:rsidRPr="004827E8">
        <w:rPr>
          <w:rFonts w:ascii="Calibri" w:eastAsiaTheme="minorHAnsi" w:hAnsi="Calibri" w:cs="Tahoma"/>
          <w:bCs/>
          <w:iCs/>
          <w:spacing w:val="5"/>
          <w:sz w:val="22"/>
          <w:shd w:val="clear" w:color="auto" w:fill="FFFFFF"/>
        </w:rPr>
        <w:t xml:space="preserve"> </w:t>
      </w:r>
      <w:commentRangeEnd w:id="18"/>
      <w:r w:rsidR="00BE733A" w:rsidRPr="004827E8">
        <w:rPr>
          <w:rStyle w:val="CommentReference"/>
          <w:rFonts w:ascii="Calibri" w:eastAsiaTheme="minorHAnsi" w:hAnsi="Calibri" w:cs="Tahoma"/>
          <w:bCs/>
          <w:iCs/>
          <w:spacing w:val="5"/>
          <w:sz w:val="22"/>
          <w:szCs w:val="20"/>
          <w:shd w:val="clear" w:color="auto" w:fill="FFFFFF"/>
        </w:rPr>
        <w:commentReference w:id="18"/>
      </w:r>
      <w:commentRangeEnd w:id="19"/>
      <w:r w:rsidR="004717CE" w:rsidRPr="004827E8">
        <w:rPr>
          <w:rStyle w:val="CommentReference"/>
          <w:rFonts w:ascii="Calibri" w:eastAsiaTheme="minorHAnsi" w:hAnsi="Calibri" w:cs="Tahoma"/>
          <w:bCs/>
          <w:iCs/>
          <w:spacing w:val="5"/>
          <w:sz w:val="22"/>
          <w:szCs w:val="20"/>
          <w:shd w:val="clear" w:color="auto" w:fill="FFFFFF"/>
        </w:rPr>
        <w:commentReference w:id="19"/>
      </w:r>
      <w:commentRangeEnd w:id="20"/>
      <w:r w:rsidR="00386225" w:rsidRPr="004827E8">
        <w:rPr>
          <w:rStyle w:val="CommentReference"/>
          <w:rFonts w:ascii="Calibri" w:eastAsiaTheme="minorHAnsi" w:hAnsi="Calibri" w:cs="Tahoma"/>
          <w:bCs/>
          <w:iCs/>
          <w:spacing w:val="5"/>
          <w:sz w:val="22"/>
          <w:szCs w:val="20"/>
          <w:shd w:val="clear" w:color="auto" w:fill="FFFFFF"/>
        </w:rPr>
        <w:commentReference w:id="20"/>
      </w:r>
    </w:p>
    <w:p w14:paraId="5FC7792A" w14:textId="77777777" w:rsidR="00766587" w:rsidRPr="00283BDC" w:rsidRDefault="00766587" w:rsidP="00283BDC">
      <w:pPr>
        <w:spacing w:line="200" w:lineRule="exact"/>
        <w:jc w:val="both"/>
        <w:rPr>
          <w:rFonts w:asciiTheme="minorHAnsi" w:hAnsiTheme="minorHAnsi" w:cstheme="minorHAnsi"/>
          <w:sz w:val="22"/>
          <w:szCs w:val="22"/>
        </w:rPr>
      </w:pPr>
    </w:p>
    <w:p w14:paraId="5032D36B" w14:textId="77777777" w:rsidR="000A21DE" w:rsidRPr="001F26F6" w:rsidRDefault="000A21DE" w:rsidP="000A21DE">
      <w:pPr>
        <w:spacing w:line="200" w:lineRule="exact"/>
        <w:jc w:val="both"/>
        <w:rPr>
          <w:rFonts w:asciiTheme="minorHAnsi" w:hAnsiTheme="minorHAnsi" w:cstheme="minorHAnsi"/>
        </w:rPr>
      </w:pPr>
      <w:bookmarkStart w:id="25" w:name="_Hlk10639296"/>
    </w:p>
    <w:p w14:paraId="48E597F2" w14:textId="77777777" w:rsidR="000A21DE" w:rsidRPr="001F26F6" w:rsidRDefault="000A21DE" w:rsidP="000A21DE">
      <w:pPr>
        <w:pStyle w:val="NoSpacing"/>
        <w:jc w:val="both"/>
        <w:rPr>
          <w:rFonts w:asciiTheme="minorHAnsi" w:hAnsiTheme="minorHAnsi" w:cstheme="minorHAnsi"/>
          <w:szCs w:val="22"/>
        </w:rPr>
      </w:pPr>
      <w:r w:rsidRPr="00B13255">
        <w:rPr>
          <w:rFonts w:asciiTheme="minorHAnsi" w:hAnsiTheme="minorHAnsi" w:cstheme="minorHAnsi"/>
          <w:szCs w:val="22"/>
        </w:rPr>
        <w:t xml:space="preserve">Dear </w:t>
      </w:r>
      <w:r w:rsidRPr="008441E5">
        <w:rPr>
          <w:rFonts w:asciiTheme="minorHAnsi" w:hAnsiTheme="minorHAnsi" w:cstheme="minorHAnsi"/>
          <w:b/>
          <w:bCs w:val="0"/>
          <w:color w:val="FF0000"/>
          <w:szCs w:val="22"/>
        </w:rPr>
        <w:t>{[</w:t>
      </w:r>
      <w:r w:rsidRPr="008441E5">
        <w:rPr>
          <w:rFonts w:asciiTheme="minorHAnsi" w:hAnsiTheme="minorHAnsi" w:cstheme="minorHAnsi"/>
          <w:b/>
          <w:color w:val="FF0000"/>
          <w:szCs w:val="22"/>
        </w:rPr>
        <w:t>M558</w:t>
      </w:r>
      <w:r w:rsidRPr="008441E5">
        <w:rPr>
          <w:rFonts w:asciiTheme="minorHAnsi" w:hAnsiTheme="minorHAnsi" w:cstheme="minorHAnsi"/>
          <w:b/>
          <w:bCs w:val="0"/>
          <w:color w:val="FF0000"/>
          <w:szCs w:val="22"/>
        </w:rPr>
        <w:t>]}</w:t>
      </w:r>
      <w:r w:rsidRPr="008441E5">
        <w:rPr>
          <w:rFonts w:asciiTheme="minorHAnsi" w:hAnsiTheme="minorHAnsi" w:cstheme="minorHAnsi"/>
          <w:color w:val="FF0000"/>
          <w:szCs w:val="22"/>
        </w:rPr>
        <w:t xml:space="preserve"> (Mortgagor Name)</w:t>
      </w:r>
      <w:r w:rsidRPr="00B13255">
        <w:rPr>
          <w:rFonts w:asciiTheme="minorHAnsi" w:hAnsiTheme="minorHAnsi" w:cstheme="minorHAnsi"/>
          <w:szCs w:val="22"/>
        </w:rPr>
        <w:t xml:space="preserve"> </w:t>
      </w:r>
      <w:r>
        <w:rPr>
          <w:rFonts w:asciiTheme="minorHAnsi" w:hAnsiTheme="minorHAnsi" w:cstheme="minorHAnsi"/>
          <w:szCs w:val="22"/>
        </w:rPr>
        <w:t>and</w:t>
      </w:r>
      <w:commentRangeStart w:id="26"/>
      <w:r w:rsidRPr="001F26F6">
        <w:rPr>
          <w:rFonts w:asciiTheme="minorHAnsi" w:hAnsiTheme="minorHAnsi" w:cstheme="minorHAnsi"/>
          <w:szCs w:val="22"/>
        </w:rPr>
        <w:t xml:space="preserve"> </w:t>
      </w:r>
      <w:r w:rsidRPr="00AA1113">
        <w:rPr>
          <w:rFonts w:asciiTheme="minorHAnsi" w:hAnsiTheme="minorHAnsi" w:cstheme="minorHAnsi"/>
          <w:b/>
          <w:bCs w:val="0"/>
          <w:szCs w:val="22"/>
        </w:rPr>
        <w:t>{[</w:t>
      </w:r>
      <w:r w:rsidRPr="001F26F6">
        <w:rPr>
          <w:rFonts w:asciiTheme="minorHAnsi" w:hAnsiTheme="minorHAnsi" w:cstheme="minorHAnsi"/>
          <w:b/>
          <w:szCs w:val="22"/>
        </w:rPr>
        <w:t>M559</w:t>
      </w:r>
      <w:r w:rsidRPr="00AA1113">
        <w:rPr>
          <w:rFonts w:asciiTheme="minorHAnsi" w:hAnsiTheme="minorHAnsi" w:cstheme="minorHAnsi"/>
          <w:b/>
          <w:bCs w:val="0"/>
          <w:szCs w:val="22"/>
        </w:rPr>
        <w:t>]}</w:t>
      </w:r>
      <w:r w:rsidRPr="001F26F6">
        <w:rPr>
          <w:rFonts w:asciiTheme="minorHAnsi" w:hAnsiTheme="minorHAnsi" w:cstheme="minorHAnsi"/>
          <w:szCs w:val="22"/>
        </w:rPr>
        <w:t xml:space="preserve"> </w:t>
      </w:r>
      <w:r>
        <w:rPr>
          <w:rFonts w:asciiTheme="minorHAnsi" w:hAnsiTheme="minorHAnsi" w:cstheme="minorHAnsi"/>
          <w:szCs w:val="22"/>
        </w:rPr>
        <w:t>(</w:t>
      </w:r>
      <w:r w:rsidRPr="001F26F6">
        <w:rPr>
          <w:rFonts w:asciiTheme="minorHAnsi" w:hAnsiTheme="minorHAnsi" w:cstheme="minorHAnsi"/>
          <w:szCs w:val="22"/>
        </w:rPr>
        <w:t>Second Mortgagor</w:t>
      </w:r>
      <w:r>
        <w:rPr>
          <w:rFonts w:asciiTheme="minorHAnsi" w:hAnsiTheme="minorHAnsi" w:cstheme="minorHAnsi"/>
          <w:szCs w:val="22"/>
        </w:rPr>
        <w:t>)</w:t>
      </w:r>
      <w:r w:rsidRPr="001F26F6">
        <w:rPr>
          <w:rFonts w:asciiTheme="minorHAnsi" w:hAnsiTheme="minorHAnsi" w:cstheme="minorHAnsi"/>
          <w:szCs w:val="22"/>
        </w:rPr>
        <w:t>,</w:t>
      </w:r>
      <w:commentRangeEnd w:id="26"/>
      <w:r w:rsidR="00B84E9E" w:rsidRPr="001F26F6">
        <w:rPr>
          <w:rStyle w:val="CommentReference"/>
          <w:rFonts w:asciiTheme="minorHAnsi" w:hAnsiTheme="minorHAnsi" w:cstheme="minorHAnsi"/>
          <w:sz w:val="22"/>
          <w:szCs w:val="22"/>
        </w:rPr>
        <w:commentReference w:id="26"/>
      </w:r>
    </w:p>
    <w:p w14:paraId="2B030438" w14:textId="77777777" w:rsidR="000A21DE" w:rsidRDefault="000A21DE" w:rsidP="000A21DE">
      <w:pPr>
        <w:pStyle w:val="NoSpacing"/>
        <w:jc w:val="both"/>
        <w:rPr>
          <w:rFonts w:asciiTheme="minorHAnsi" w:hAnsiTheme="minorHAnsi" w:cstheme="minorHAnsi"/>
          <w:szCs w:val="22"/>
        </w:rPr>
      </w:pPr>
    </w:p>
    <w:p w14:paraId="6E4FF57D"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 xml:space="preserve">{[H567]} </w:t>
      </w:r>
      <w:r w:rsidRPr="000C0F91">
        <w:rPr>
          <w:rFonts w:cstheme="minorHAnsi"/>
          <w:color w:val="0070C0"/>
        </w:rPr>
        <w:t xml:space="preserve">and/or </w:t>
      </w:r>
      <w:r w:rsidRPr="00142DDD">
        <w:rPr>
          <w:rFonts w:cstheme="minorHAnsi"/>
          <w:b/>
          <w:color w:val="0070C0"/>
        </w:rPr>
        <w:t>{[H568]}</w:t>
      </w:r>
      <w:r w:rsidRPr="000C0F91">
        <w:rPr>
          <w:rFonts w:cstheme="minorHAnsi"/>
          <w:color w:val="0070C0"/>
        </w:rPr>
        <w:t xml:space="preserve"> present)</w:t>
      </w:r>
    </w:p>
    <w:p w14:paraId="0C89A46A"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[H567]</w:t>
      </w:r>
      <w:r>
        <w:rPr>
          <w:rFonts w:cstheme="minorHAnsi"/>
          <w:b/>
        </w:rPr>
        <w:t>}</w:t>
      </w:r>
      <w:r w:rsidRPr="000C0F91">
        <w:rPr>
          <w:rFonts w:cstheme="minorHAnsi"/>
        </w:rPr>
        <w:t xml:space="preserve"> and </w:t>
      </w:r>
      <w:r>
        <w:rPr>
          <w:rFonts w:cstheme="minorHAnsi"/>
          <w:b/>
        </w:rPr>
        <w:t>{</w:t>
      </w:r>
      <w:r w:rsidRPr="000C0F91">
        <w:rPr>
          <w:rFonts w:cstheme="minorHAnsi"/>
          <w:b/>
        </w:rPr>
        <w:t>[H568]</w:t>
      </w:r>
      <w:r>
        <w:rPr>
          <w:rFonts w:cstheme="minorHAnsi"/>
          <w:b/>
        </w:rPr>
        <w:t>}</w:t>
      </w:r>
      <w:r w:rsidRPr="000C0F91">
        <w:rPr>
          <w:rFonts w:cstheme="minorHAnsi"/>
        </w:rPr>
        <w:t>,</w:t>
      </w:r>
    </w:p>
    <w:p w14:paraId="17752E7B" w14:textId="77777777" w:rsidR="00E22B9C" w:rsidRPr="000C0F91" w:rsidRDefault="00E22B9C" w:rsidP="00E22B9C">
      <w:pPr>
        <w:pStyle w:val="NoSpacing"/>
        <w:jc w:val="both"/>
        <w:rPr>
          <w:rFonts w:cstheme="minorHAnsi"/>
          <w:color w:val="0070C0"/>
        </w:rPr>
      </w:pPr>
    </w:p>
    <w:p w14:paraId="0584F277"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{[H581]}</w:t>
      </w:r>
      <w:r w:rsidRPr="000C0F91">
        <w:rPr>
          <w:rFonts w:cstheme="minorHAnsi"/>
          <w:color w:val="0070C0"/>
        </w:rPr>
        <w:t xml:space="preserve"> and/or </w:t>
      </w:r>
      <w:r w:rsidRPr="00142DDD">
        <w:rPr>
          <w:rFonts w:cstheme="minorHAnsi"/>
          <w:b/>
          <w:color w:val="0070C0"/>
        </w:rPr>
        <w:t>{[H582]}</w:t>
      </w:r>
      <w:r w:rsidRPr="000C0F91">
        <w:rPr>
          <w:rFonts w:cstheme="minorHAnsi"/>
          <w:color w:val="0070C0"/>
        </w:rPr>
        <w:t xml:space="preserve"> present)</w:t>
      </w:r>
    </w:p>
    <w:p w14:paraId="5856612C"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[H581]</w:t>
      </w:r>
      <w:r>
        <w:rPr>
          <w:rFonts w:cstheme="minorHAnsi"/>
          <w:b/>
        </w:rPr>
        <w:t>}</w:t>
      </w:r>
      <w:r w:rsidRPr="000C0F91">
        <w:rPr>
          <w:rFonts w:cstheme="minorHAnsi"/>
        </w:rPr>
        <w:t xml:space="preserve"> and </w:t>
      </w:r>
      <w:r>
        <w:rPr>
          <w:rFonts w:cstheme="minorHAnsi"/>
          <w:b/>
        </w:rPr>
        <w:t>{</w:t>
      </w:r>
      <w:r w:rsidRPr="000C0F91">
        <w:rPr>
          <w:rFonts w:cstheme="minorHAnsi"/>
          <w:b/>
        </w:rPr>
        <w:t>[H582]</w:t>
      </w:r>
      <w:r>
        <w:rPr>
          <w:rFonts w:cstheme="minorHAnsi"/>
          <w:b/>
        </w:rPr>
        <w:t>}</w:t>
      </w:r>
      <w:r w:rsidRPr="000C0F91">
        <w:rPr>
          <w:rFonts w:cstheme="minorHAnsi"/>
        </w:rPr>
        <w:t xml:space="preserve">, </w:t>
      </w:r>
    </w:p>
    <w:p w14:paraId="04DAB9B1" w14:textId="77777777" w:rsidR="00E22B9C" w:rsidRPr="000C0F91" w:rsidRDefault="00E22B9C" w:rsidP="00E22B9C">
      <w:pPr>
        <w:pStyle w:val="NoSpacing"/>
        <w:jc w:val="both"/>
        <w:rPr>
          <w:rFonts w:cstheme="minorHAnsi"/>
        </w:rPr>
      </w:pPr>
    </w:p>
    <w:p w14:paraId="56127392"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{[H595]}</w:t>
      </w:r>
      <w:r w:rsidRPr="000C0F91">
        <w:rPr>
          <w:rFonts w:cstheme="minorHAnsi"/>
          <w:color w:val="0070C0"/>
        </w:rPr>
        <w:t xml:space="preserve"> and/or </w:t>
      </w:r>
      <w:r w:rsidRPr="00142DDD">
        <w:rPr>
          <w:rFonts w:cstheme="minorHAnsi"/>
          <w:b/>
          <w:color w:val="0070C0"/>
        </w:rPr>
        <w:t>{[H596]}</w:t>
      </w:r>
      <w:r w:rsidRPr="000C0F91">
        <w:rPr>
          <w:rFonts w:cstheme="minorHAnsi"/>
          <w:color w:val="0070C0"/>
        </w:rPr>
        <w:t xml:space="preserve"> present)</w:t>
      </w:r>
    </w:p>
    <w:p w14:paraId="1CE891B1"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[H595]</w:t>
      </w:r>
      <w:r>
        <w:rPr>
          <w:rFonts w:cstheme="minorHAnsi"/>
          <w:b/>
        </w:rPr>
        <w:t>}</w:t>
      </w:r>
      <w:r w:rsidRPr="000C0F91">
        <w:rPr>
          <w:rFonts w:cstheme="minorHAnsi"/>
        </w:rPr>
        <w:t xml:space="preserve"> and </w:t>
      </w:r>
      <w:r>
        <w:rPr>
          <w:rFonts w:cstheme="minorHAnsi"/>
          <w:b/>
        </w:rPr>
        <w:t>{</w:t>
      </w:r>
      <w:r w:rsidRPr="000C0F91">
        <w:rPr>
          <w:rFonts w:cstheme="minorHAnsi"/>
          <w:b/>
        </w:rPr>
        <w:t>[H596]</w:t>
      </w:r>
      <w:r>
        <w:rPr>
          <w:rFonts w:cstheme="minorHAnsi"/>
          <w:b/>
        </w:rPr>
        <w:t>}</w:t>
      </w:r>
      <w:r w:rsidRPr="000C0F91">
        <w:rPr>
          <w:rFonts w:cstheme="minorHAnsi"/>
        </w:rPr>
        <w:t xml:space="preserve">, </w:t>
      </w:r>
    </w:p>
    <w:p w14:paraId="2129EB20" w14:textId="77777777" w:rsidR="00E22B9C" w:rsidRPr="000C0F91" w:rsidRDefault="00E22B9C" w:rsidP="00E22B9C">
      <w:pPr>
        <w:pStyle w:val="NoSpacing"/>
        <w:jc w:val="both"/>
        <w:rPr>
          <w:rFonts w:cstheme="minorHAnsi"/>
          <w:color w:val="0070C0"/>
        </w:rPr>
      </w:pPr>
    </w:p>
    <w:p w14:paraId="602DEA76"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b/>
          <w:color w:val="0070C0"/>
        </w:rPr>
        <w:t xml:space="preserve"> </w:t>
      </w:r>
      <w:r w:rsidRPr="000C0F91">
        <w:rPr>
          <w:rFonts w:cstheme="minorHAnsi"/>
          <w:color w:val="0070C0"/>
        </w:rPr>
        <w:t xml:space="preserve">if </w:t>
      </w:r>
      <w:r w:rsidRPr="00142DDD">
        <w:rPr>
          <w:rFonts w:cstheme="minorHAnsi"/>
          <w:b/>
          <w:color w:val="0070C0"/>
        </w:rPr>
        <w:t>{[H609]}</w:t>
      </w:r>
      <w:r w:rsidRPr="000C0F91">
        <w:rPr>
          <w:rFonts w:cstheme="minorHAnsi"/>
          <w:color w:val="0070C0"/>
        </w:rPr>
        <w:t xml:space="preserve"> and/or </w:t>
      </w:r>
      <w:r w:rsidRPr="00142DDD">
        <w:rPr>
          <w:rFonts w:cstheme="minorHAnsi"/>
          <w:b/>
          <w:color w:val="0070C0"/>
        </w:rPr>
        <w:t>{[H610]}</w:t>
      </w:r>
      <w:r w:rsidRPr="000C0F91">
        <w:rPr>
          <w:rFonts w:cstheme="minorHAnsi"/>
          <w:color w:val="0070C0"/>
        </w:rPr>
        <w:t xml:space="preserve"> present)</w:t>
      </w:r>
    </w:p>
    <w:p w14:paraId="5C88A7C7"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[H609]</w:t>
      </w:r>
      <w:r>
        <w:rPr>
          <w:rFonts w:cstheme="minorHAnsi"/>
          <w:b/>
        </w:rPr>
        <w:t>}</w:t>
      </w:r>
      <w:r w:rsidRPr="000C0F91">
        <w:rPr>
          <w:rFonts w:cstheme="minorHAnsi"/>
        </w:rPr>
        <w:t xml:space="preserve"> and </w:t>
      </w:r>
      <w:r>
        <w:rPr>
          <w:rFonts w:cstheme="minorHAnsi"/>
          <w:b/>
        </w:rPr>
        <w:t>{</w:t>
      </w:r>
      <w:r w:rsidRPr="000C0F91">
        <w:rPr>
          <w:rFonts w:cstheme="minorHAnsi"/>
          <w:b/>
        </w:rPr>
        <w:t>[H610]</w:t>
      </w:r>
      <w:r>
        <w:rPr>
          <w:rFonts w:cstheme="minorHAnsi"/>
          <w:b/>
        </w:rPr>
        <w:t>}</w:t>
      </w:r>
      <w:r w:rsidRPr="000C0F91">
        <w:rPr>
          <w:rFonts w:cstheme="minorHAnsi"/>
        </w:rPr>
        <w:t xml:space="preserve">, </w:t>
      </w:r>
    </w:p>
    <w:p w14:paraId="01996140" w14:textId="77777777" w:rsidR="00E22B9C" w:rsidRPr="000C0F91" w:rsidRDefault="00E22B9C" w:rsidP="00E22B9C">
      <w:pPr>
        <w:pStyle w:val="NoSpacing"/>
        <w:jc w:val="both"/>
        <w:rPr>
          <w:rFonts w:cstheme="minorHAnsi"/>
          <w:color w:val="FF0000"/>
        </w:rPr>
      </w:pPr>
    </w:p>
    <w:p w14:paraId="74349390"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{[H623]}</w:t>
      </w:r>
      <w:r w:rsidRPr="000C0F91">
        <w:rPr>
          <w:rFonts w:cstheme="minorHAnsi"/>
          <w:color w:val="0070C0"/>
        </w:rPr>
        <w:t xml:space="preserve"> and/or </w:t>
      </w:r>
      <w:r w:rsidRPr="00142DDD">
        <w:rPr>
          <w:rFonts w:cstheme="minorHAnsi"/>
          <w:b/>
          <w:color w:val="0070C0"/>
        </w:rPr>
        <w:t>{[H624]}</w:t>
      </w:r>
      <w:r w:rsidRPr="000C0F91">
        <w:rPr>
          <w:rFonts w:cstheme="minorHAnsi"/>
          <w:color w:val="0070C0"/>
        </w:rPr>
        <w:t xml:space="preserve"> present)</w:t>
      </w:r>
    </w:p>
    <w:p w14:paraId="200DE7D0"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[H623]</w:t>
      </w:r>
      <w:r>
        <w:rPr>
          <w:rFonts w:cstheme="minorHAnsi"/>
          <w:b/>
        </w:rPr>
        <w:t>}</w:t>
      </w:r>
      <w:r w:rsidRPr="000C0F91">
        <w:rPr>
          <w:rFonts w:cstheme="minorHAnsi"/>
        </w:rPr>
        <w:t xml:space="preserve"> and </w:t>
      </w:r>
      <w:r>
        <w:rPr>
          <w:rFonts w:cstheme="minorHAnsi"/>
          <w:b/>
        </w:rPr>
        <w:t>{</w:t>
      </w:r>
      <w:r w:rsidRPr="000C0F91">
        <w:rPr>
          <w:rFonts w:cstheme="minorHAnsi"/>
          <w:b/>
        </w:rPr>
        <w:t>[H624]</w:t>
      </w:r>
      <w:r>
        <w:rPr>
          <w:rFonts w:cstheme="minorHAnsi"/>
          <w:b/>
        </w:rPr>
        <w:t>}</w:t>
      </w:r>
      <w:r w:rsidRPr="000C0F91">
        <w:rPr>
          <w:rFonts w:cstheme="minorHAnsi"/>
        </w:rPr>
        <w:t xml:space="preserve">, </w:t>
      </w:r>
    </w:p>
    <w:p w14:paraId="5082D62D" w14:textId="77777777" w:rsidR="00E22B9C" w:rsidRPr="000C0F91" w:rsidRDefault="00E22B9C" w:rsidP="00E22B9C">
      <w:pPr>
        <w:pStyle w:val="NoSpacing"/>
        <w:jc w:val="both"/>
        <w:rPr>
          <w:rFonts w:cstheme="minorHAnsi"/>
          <w:color w:val="0000CC"/>
        </w:rPr>
      </w:pPr>
    </w:p>
    <w:p w14:paraId="465F5E5B" w14:textId="77777777" w:rsidR="00E22B9C" w:rsidRPr="000C0F91" w:rsidRDefault="00E22B9C" w:rsidP="00E22B9C">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{[H637]}</w:t>
      </w:r>
      <w:r w:rsidRPr="000C0F91">
        <w:rPr>
          <w:rFonts w:cstheme="minorHAnsi"/>
          <w:color w:val="0070C0"/>
        </w:rPr>
        <w:t xml:space="preserve"> and/or </w:t>
      </w:r>
      <w:r w:rsidRPr="00142DDD">
        <w:rPr>
          <w:rFonts w:cstheme="minorHAnsi"/>
          <w:b/>
          <w:color w:val="0070C0"/>
        </w:rPr>
        <w:t>{[H638]}</w:t>
      </w:r>
      <w:r w:rsidRPr="000C0F91">
        <w:rPr>
          <w:rFonts w:cstheme="minorHAnsi"/>
          <w:color w:val="0070C0"/>
        </w:rPr>
        <w:t xml:space="preserve"> present)</w:t>
      </w:r>
    </w:p>
    <w:p w14:paraId="53B39303"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[H637]</w:t>
      </w:r>
      <w:r>
        <w:rPr>
          <w:rFonts w:cstheme="minorHAnsi"/>
          <w:b/>
        </w:rPr>
        <w:t>}</w:t>
      </w:r>
      <w:r w:rsidRPr="000C0F91">
        <w:rPr>
          <w:rFonts w:cstheme="minorHAnsi"/>
        </w:rPr>
        <w:t xml:space="preserve"> and </w:t>
      </w:r>
      <w:r>
        <w:rPr>
          <w:rFonts w:cstheme="minorHAnsi"/>
          <w:b/>
        </w:rPr>
        <w:t>{</w:t>
      </w:r>
      <w:r w:rsidRPr="000C0F91">
        <w:rPr>
          <w:rFonts w:cstheme="minorHAnsi"/>
          <w:b/>
        </w:rPr>
        <w:t>[H638]</w:t>
      </w:r>
      <w:r>
        <w:rPr>
          <w:rFonts w:cstheme="minorHAnsi"/>
          <w:b/>
        </w:rPr>
        <w:t>}</w:t>
      </w:r>
      <w:r w:rsidRPr="000C0F91">
        <w:rPr>
          <w:rFonts w:cstheme="minorHAnsi"/>
        </w:rPr>
        <w:t xml:space="preserve">, </w:t>
      </w:r>
    </w:p>
    <w:p w14:paraId="2B1BBEA5" w14:textId="77777777" w:rsidR="00E22B9C" w:rsidRPr="000C0F91" w:rsidRDefault="00E22B9C" w:rsidP="00E22B9C">
      <w:pPr>
        <w:pStyle w:val="NoSpacing"/>
        <w:jc w:val="both"/>
        <w:rPr>
          <w:rFonts w:cstheme="minorHAnsi"/>
          <w:color w:val="FF0000"/>
        </w:rPr>
      </w:pPr>
    </w:p>
    <w:p w14:paraId="626D90A3" w14:textId="77777777" w:rsidR="00E22B9C" w:rsidRPr="000C0F91" w:rsidRDefault="00E22B9C" w:rsidP="00E22B9C">
      <w:pPr>
        <w:pStyle w:val="NoSpacing"/>
        <w:jc w:val="both"/>
        <w:rPr>
          <w:rFonts w:cstheme="minorHAnsi"/>
          <w:color w:val="FF000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{[H651]}</w:t>
      </w:r>
      <w:r w:rsidRPr="000C0F91">
        <w:rPr>
          <w:rFonts w:cstheme="minorHAnsi"/>
          <w:color w:val="0070C0"/>
        </w:rPr>
        <w:t xml:space="preserve"> and/or </w:t>
      </w:r>
      <w:r w:rsidRPr="00142DDD">
        <w:rPr>
          <w:rFonts w:cstheme="minorHAnsi"/>
          <w:b/>
          <w:color w:val="0070C0"/>
        </w:rPr>
        <w:t>{[H652]}</w:t>
      </w:r>
      <w:r w:rsidRPr="000C0F91">
        <w:rPr>
          <w:rFonts w:cstheme="minorHAnsi"/>
          <w:color w:val="0070C0"/>
        </w:rPr>
        <w:t xml:space="preserve"> present)</w:t>
      </w:r>
    </w:p>
    <w:p w14:paraId="2052AF1C"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[H651]</w:t>
      </w:r>
      <w:r>
        <w:rPr>
          <w:rFonts w:cstheme="minorHAnsi"/>
          <w:b/>
        </w:rPr>
        <w:t>}</w:t>
      </w:r>
      <w:r w:rsidRPr="000C0F91">
        <w:rPr>
          <w:rFonts w:cstheme="minorHAnsi"/>
        </w:rPr>
        <w:t xml:space="preserve"> and </w:t>
      </w:r>
      <w:r>
        <w:rPr>
          <w:rFonts w:cstheme="minorHAnsi"/>
          <w:b/>
        </w:rPr>
        <w:t>{</w:t>
      </w:r>
      <w:r w:rsidRPr="000C0F91">
        <w:rPr>
          <w:rFonts w:cstheme="minorHAnsi"/>
          <w:b/>
        </w:rPr>
        <w:t>[H652]</w:t>
      </w:r>
      <w:r>
        <w:rPr>
          <w:rFonts w:cstheme="minorHAnsi"/>
          <w:b/>
        </w:rPr>
        <w:t>}</w:t>
      </w:r>
      <w:r w:rsidRPr="000C0F91">
        <w:rPr>
          <w:rFonts w:cstheme="minorHAnsi"/>
        </w:rPr>
        <w:t xml:space="preserve">, </w:t>
      </w:r>
    </w:p>
    <w:p w14:paraId="1F147C3F" w14:textId="77777777" w:rsidR="00E22B9C" w:rsidRPr="000C0F91" w:rsidRDefault="00E22B9C" w:rsidP="00E22B9C">
      <w:pPr>
        <w:pStyle w:val="NoSpacing"/>
        <w:jc w:val="both"/>
        <w:rPr>
          <w:rFonts w:cstheme="minorHAnsi"/>
          <w:color w:val="0000CC"/>
        </w:rPr>
      </w:pPr>
    </w:p>
    <w:p w14:paraId="6FEF43C4" w14:textId="77777777" w:rsidR="00E22B9C" w:rsidRPr="000C0F91" w:rsidRDefault="00E22B9C" w:rsidP="00E22B9C">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{[H665]}</w:t>
      </w:r>
      <w:r w:rsidRPr="000C0F91">
        <w:rPr>
          <w:rFonts w:cstheme="minorHAnsi"/>
          <w:color w:val="0070C0"/>
        </w:rPr>
        <w:t xml:space="preserve"> and/or </w:t>
      </w:r>
      <w:r w:rsidRPr="00142DDD">
        <w:rPr>
          <w:rFonts w:cstheme="minorHAnsi"/>
          <w:b/>
          <w:color w:val="0070C0"/>
        </w:rPr>
        <w:t>{[H666]}</w:t>
      </w:r>
      <w:r w:rsidRPr="000C0F91">
        <w:rPr>
          <w:rFonts w:cstheme="minorHAnsi"/>
          <w:color w:val="0070C0"/>
        </w:rPr>
        <w:t xml:space="preserve"> present)</w:t>
      </w:r>
    </w:p>
    <w:p w14:paraId="4907AFF6"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[H665]</w:t>
      </w:r>
      <w:r>
        <w:rPr>
          <w:rFonts w:cstheme="minorHAnsi"/>
          <w:b/>
        </w:rPr>
        <w:t>}</w:t>
      </w:r>
      <w:r w:rsidRPr="000C0F91">
        <w:rPr>
          <w:rFonts w:cstheme="minorHAnsi"/>
        </w:rPr>
        <w:t xml:space="preserve"> and </w:t>
      </w:r>
      <w:r>
        <w:rPr>
          <w:rFonts w:cstheme="minorHAnsi"/>
          <w:b/>
        </w:rPr>
        <w:t>{</w:t>
      </w:r>
      <w:r w:rsidRPr="000C0F91">
        <w:rPr>
          <w:rFonts w:cstheme="minorHAnsi"/>
          <w:b/>
        </w:rPr>
        <w:t>[H666]</w:t>
      </w:r>
      <w:r>
        <w:rPr>
          <w:rFonts w:cstheme="minorHAnsi"/>
          <w:b/>
        </w:rPr>
        <w:t>}</w:t>
      </w:r>
      <w:r w:rsidRPr="000C0F91">
        <w:rPr>
          <w:rFonts w:cstheme="minorHAnsi"/>
        </w:rPr>
        <w:t xml:space="preserve">, </w:t>
      </w:r>
    </w:p>
    <w:p w14:paraId="46F650A6" w14:textId="77777777" w:rsidR="00E22B9C" w:rsidRPr="000C0F91" w:rsidRDefault="00E22B9C" w:rsidP="00E22B9C">
      <w:pPr>
        <w:pStyle w:val="NoSpacing"/>
        <w:jc w:val="both"/>
        <w:rPr>
          <w:rFonts w:cstheme="minorHAnsi"/>
          <w:color w:val="0070C0"/>
        </w:rPr>
      </w:pPr>
    </w:p>
    <w:p w14:paraId="7280D9CD"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{[H679]}</w:t>
      </w:r>
      <w:r w:rsidRPr="000C0F91">
        <w:rPr>
          <w:rFonts w:cstheme="minorHAnsi"/>
          <w:color w:val="0070C0"/>
        </w:rPr>
        <w:t xml:space="preserve"> and/or </w:t>
      </w:r>
      <w:r w:rsidRPr="00142DDD">
        <w:rPr>
          <w:rFonts w:cstheme="minorHAnsi"/>
          <w:b/>
          <w:color w:val="0070C0"/>
        </w:rPr>
        <w:t>{[H680]}</w:t>
      </w:r>
      <w:r w:rsidRPr="000C0F91">
        <w:rPr>
          <w:rFonts w:cstheme="minorHAnsi"/>
          <w:color w:val="0070C0"/>
        </w:rPr>
        <w:t xml:space="preserve"> present)</w:t>
      </w:r>
    </w:p>
    <w:p w14:paraId="54308415"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[H679]</w:t>
      </w:r>
      <w:r>
        <w:rPr>
          <w:rFonts w:cstheme="minorHAnsi"/>
          <w:b/>
        </w:rPr>
        <w:t>}</w:t>
      </w:r>
      <w:r w:rsidRPr="000C0F91">
        <w:rPr>
          <w:rFonts w:cstheme="minorHAnsi"/>
        </w:rPr>
        <w:t xml:space="preserve"> and </w:t>
      </w:r>
      <w:r>
        <w:rPr>
          <w:rFonts w:cstheme="minorHAnsi"/>
          <w:b/>
        </w:rPr>
        <w:t>{</w:t>
      </w:r>
      <w:r w:rsidRPr="000C0F91">
        <w:rPr>
          <w:rFonts w:cstheme="minorHAnsi"/>
          <w:b/>
        </w:rPr>
        <w:t>[H680]</w:t>
      </w:r>
      <w:r>
        <w:rPr>
          <w:rFonts w:cstheme="minorHAnsi"/>
          <w:b/>
        </w:rPr>
        <w:t>}</w:t>
      </w:r>
      <w:r w:rsidRPr="000C0F91">
        <w:rPr>
          <w:rFonts w:cstheme="minorHAnsi"/>
        </w:rPr>
        <w:t xml:space="preserve">, </w:t>
      </w:r>
    </w:p>
    <w:p w14:paraId="64480825" w14:textId="77777777" w:rsidR="00E22B9C" w:rsidRPr="000C0F91" w:rsidRDefault="00E22B9C" w:rsidP="00E22B9C">
      <w:pPr>
        <w:pStyle w:val="NoSpacing"/>
        <w:jc w:val="both"/>
        <w:rPr>
          <w:rFonts w:cstheme="minorHAnsi"/>
        </w:rPr>
      </w:pPr>
    </w:p>
    <w:p w14:paraId="3A6D7093"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{[H202]}</w:t>
      </w:r>
      <w:r w:rsidRPr="000C0F91">
        <w:rPr>
          <w:rFonts w:cstheme="minorHAnsi"/>
          <w:color w:val="0070C0"/>
        </w:rPr>
        <w:t xml:space="preserve"> present)</w:t>
      </w:r>
    </w:p>
    <w:p w14:paraId="138477EB"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[H202]</w:t>
      </w:r>
      <w:r>
        <w:rPr>
          <w:rFonts w:cstheme="minorHAnsi"/>
          <w:b/>
        </w:rPr>
        <w:t>}</w:t>
      </w:r>
      <w:r w:rsidRPr="000C0F91">
        <w:rPr>
          <w:rFonts w:cstheme="minorHAnsi"/>
        </w:rPr>
        <w:t xml:space="preserve">, </w:t>
      </w:r>
    </w:p>
    <w:p w14:paraId="5BF934E8" w14:textId="77777777" w:rsidR="00E22B9C" w:rsidRPr="000C0F91" w:rsidRDefault="00E22B9C" w:rsidP="00E22B9C">
      <w:pPr>
        <w:pStyle w:val="NoSpacing"/>
        <w:jc w:val="both"/>
        <w:rPr>
          <w:rFonts w:cstheme="minorHAnsi"/>
        </w:rPr>
      </w:pPr>
    </w:p>
    <w:p w14:paraId="3FEE0470" w14:textId="77777777" w:rsidR="005B6021" w:rsidRDefault="005B6021" w:rsidP="00E22B9C">
      <w:pPr>
        <w:pStyle w:val="NoSpacing"/>
        <w:jc w:val="both"/>
        <w:rPr>
          <w:rFonts w:cstheme="minorHAnsi"/>
          <w:color w:val="0070C0"/>
        </w:rPr>
      </w:pPr>
    </w:p>
    <w:p w14:paraId="026F8D83" w14:textId="1AE78BE1"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{[H223]}</w:t>
      </w:r>
      <w:r w:rsidRPr="000C0F91">
        <w:rPr>
          <w:rFonts w:cstheme="minorHAnsi"/>
          <w:color w:val="0070C0"/>
        </w:rPr>
        <w:t xml:space="preserve"> present)</w:t>
      </w:r>
    </w:p>
    <w:p w14:paraId="0C949D48"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[H223]</w:t>
      </w:r>
      <w:r>
        <w:rPr>
          <w:rFonts w:cstheme="minorHAnsi"/>
          <w:b/>
        </w:rPr>
        <w:t>}</w:t>
      </w:r>
      <w:r w:rsidRPr="000C0F91">
        <w:rPr>
          <w:rFonts w:cstheme="minorHAnsi"/>
        </w:rPr>
        <w:t xml:space="preserve">, </w:t>
      </w:r>
    </w:p>
    <w:p w14:paraId="3C627999" w14:textId="77777777" w:rsidR="00E22B9C" w:rsidRPr="000C0F91" w:rsidRDefault="00E22B9C" w:rsidP="00E22B9C">
      <w:pPr>
        <w:pStyle w:val="NoSpacing"/>
        <w:jc w:val="both"/>
        <w:rPr>
          <w:rFonts w:cstheme="minorHAnsi"/>
          <w:color w:val="0070C0"/>
        </w:rPr>
      </w:pPr>
    </w:p>
    <w:p w14:paraId="28DFB405" w14:textId="1DF2D83E"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{[H244]}</w:t>
      </w:r>
      <w:r w:rsidRPr="000C0F91">
        <w:rPr>
          <w:rFonts w:cstheme="minorHAnsi"/>
          <w:color w:val="0070C0"/>
        </w:rPr>
        <w:t xml:space="preserve"> present)</w:t>
      </w:r>
    </w:p>
    <w:p w14:paraId="2909FF61"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[H244]</w:t>
      </w:r>
      <w:r>
        <w:rPr>
          <w:rFonts w:cstheme="minorHAnsi"/>
          <w:b/>
        </w:rPr>
        <w:t>}</w:t>
      </w:r>
      <w:r w:rsidRPr="000C0F91">
        <w:rPr>
          <w:rFonts w:cstheme="minorHAnsi"/>
        </w:rPr>
        <w:t xml:space="preserve">, </w:t>
      </w:r>
    </w:p>
    <w:p w14:paraId="7F9704BA" w14:textId="77777777" w:rsidR="00E22B9C" w:rsidRPr="000C0F91" w:rsidRDefault="00E22B9C" w:rsidP="00E22B9C">
      <w:pPr>
        <w:pStyle w:val="NoSpacing"/>
        <w:jc w:val="both"/>
        <w:rPr>
          <w:rFonts w:cstheme="minorHAnsi"/>
          <w:color w:val="0070C0"/>
        </w:rPr>
      </w:pPr>
    </w:p>
    <w:p w14:paraId="5F9D4144"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{[H265]}</w:t>
      </w:r>
      <w:r w:rsidRPr="000C0F91">
        <w:rPr>
          <w:rFonts w:cstheme="minorHAnsi"/>
          <w:color w:val="0070C0"/>
        </w:rPr>
        <w:t xml:space="preserve"> present)</w:t>
      </w:r>
    </w:p>
    <w:p w14:paraId="2EDDA48C"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[H265]</w:t>
      </w:r>
      <w:r>
        <w:rPr>
          <w:rFonts w:cstheme="minorHAnsi"/>
          <w:b/>
        </w:rPr>
        <w:t>}</w:t>
      </w:r>
      <w:r w:rsidRPr="000C0F91">
        <w:rPr>
          <w:rFonts w:cstheme="minorHAnsi"/>
        </w:rPr>
        <w:t xml:space="preserve">, </w:t>
      </w:r>
    </w:p>
    <w:p w14:paraId="07FE5658" w14:textId="77777777" w:rsidR="00E22B9C" w:rsidRPr="000C0F91" w:rsidRDefault="00E22B9C" w:rsidP="00E22B9C">
      <w:pPr>
        <w:pStyle w:val="NoSpacing"/>
        <w:jc w:val="both"/>
        <w:rPr>
          <w:rFonts w:cstheme="minorHAnsi"/>
        </w:rPr>
      </w:pPr>
    </w:p>
    <w:p w14:paraId="43432C62"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{[H372]}</w:t>
      </w:r>
      <w:r w:rsidRPr="000C0F91">
        <w:rPr>
          <w:rFonts w:cstheme="minorHAnsi"/>
          <w:color w:val="0070C0"/>
        </w:rPr>
        <w:t xml:space="preserve"> present)</w:t>
      </w:r>
    </w:p>
    <w:p w14:paraId="030A9135" w14:textId="77777777" w:rsidR="00E22B9C" w:rsidRPr="000C0F91" w:rsidRDefault="00E22B9C" w:rsidP="00E22B9C">
      <w:pPr>
        <w:pStyle w:val="NoSpacing"/>
        <w:jc w:val="both"/>
        <w:rPr>
          <w:rFonts w:cstheme="minorHAnsi"/>
        </w:rPr>
      </w:pPr>
      <w:r w:rsidRPr="000C0F91">
        <w:rPr>
          <w:rFonts w:cstheme="minorHAnsi"/>
        </w:rPr>
        <w:lastRenderedPageBreak/>
        <w:t xml:space="preserve">Dear </w:t>
      </w:r>
      <w:r>
        <w:rPr>
          <w:rFonts w:cstheme="minorHAnsi"/>
          <w:b/>
        </w:rPr>
        <w:t>{</w:t>
      </w:r>
      <w:r w:rsidRPr="000C0F91">
        <w:rPr>
          <w:rFonts w:cstheme="minorHAnsi"/>
          <w:b/>
        </w:rPr>
        <w:t>[H372]</w:t>
      </w:r>
      <w:r>
        <w:rPr>
          <w:rFonts w:cstheme="minorHAnsi"/>
          <w:b/>
        </w:rPr>
        <w:t>}</w:t>
      </w:r>
      <w:r w:rsidRPr="000C0F91">
        <w:rPr>
          <w:rFonts w:cstheme="minorHAnsi"/>
        </w:rPr>
        <w:t xml:space="preserve">, </w:t>
      </w:r>
    </w:p>
    <w:p w14:paraId="47715D6B" w14:textId="77777777" w:rsidR="00E22B9C" w:rsidRPr="000C0F91" w:rsidRDefault="00E22B9C" w:rsidP="00E22B9C">
      <w:pPr>
        <w:pStyle w:val="NoSpacing"/>
        <w:jc w:val="both"/>
        <w:rPr>
          <w:rFonts w:cstheme="minorHAnsi"/>
          <w:color w:val="0070C0"/>
        </w:rPr>
      </w:pPr>
    </w:p>
    <w:p w14:paraId="6319B06E"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 xml:space="preserve">or </w:t>
      </w:r>
      <w:r w:rsidRPr="000C0F91">
        <w:rPr>
          <w:rFonts w:cstheme="minorHAnsi"/>
          <w:color w:val="0070C0"/>
        </w:rPr>
        <w:t xml:space="preserve">if </w:t>
      </w:r>
      <w:r w:rsidRPr="00142DDD">
        <w:rPr>
          <w:rFonts w:cstheme="minorHAnsi"/>
          <w:b/>
          <w:color w:val="0070C0"/>
        </w:rPr>
        <w:t>{[H393]}</w:t>
      </w:r>
      <w:r w:rsidRPr="000C0F91">
        <w:rPr>
          <w:rFonts w:cstheme="minorHAnsi"/>
          <w:color w:val="0070C0"/>
        </w:rPr>
        <w:t xml:space="preserve"> present)</w:t>
      </w:r>
    </w:p>
    <w:p w14:paraId="6B9265A4"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[H393]</w:t>
      </w:r>
      <w:r>
        <w:rPr>
          <w:rFonts w:cstheme="minorHAnsi"/>
          <w:b/>
        </w:rPr>
        <w:t>}</w:t>
      </w:r>
      <w:r w:rsidRPr="000C0F91">
        <w:rPr>
          <w:rFonts w:cstheme="minorHAnsi"/>
        </w:rPr>
        <w:t xml:space="preserve">, </w:t>
      </w:r>
    </w:p>
    <w:p w14:paraId="6A52442E" w14:textId="77777777" w:rsidR="00E22B9C" w:rsidRPr="000C0F91" w:rsidRDefault="00E22B9C" w:rsidP="00E22B9C">
      <w:pPr>
        <w:pStyle w:val="NoSpacing"/>
        <w:jc w:val="both"/>
        <w:rPr>
          <w:rFonts w:cstheme="minorHAnsi"/>
        </w:rPr>
      </w:pPr>
    </w:p>
    <w:p w14:paraId="710E7F6F"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{[H503]}</w:t>
      </w:r>
      <w:r w:rsidRPr="000C0F91">
        <w:rPr>
          <w:rFonts w:cstheme="minorHAnsi"/>
          <w:color w:val="0070C0"/>
        </w:rPr>
        <w:t xml:space="preserve"> present)</w:t>
      </w:r>
    </w:p>
    <w:p w14:paraId="543BC6A6"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[H503]</w:t>
      </w:r>
      <w:r>
        <w:rPr>
          <w:rFonts w:cstheme="minorHAnsi"/>
          <w:b/>
        </w:rPr>
        <w:t>}</w:t>
      </w:r>
      <w:r w:rsidRPr="000C0F91">
        <w:rPr>
          <w:rFonts w:cstheme="minorHAnsi"/>
        </w:rPr>
        <w:t xml:space="preserve">, </w:t>
      </w:r>
    </w:p>
    <w:p w14:paraId="1440BBEE" w14:textId="77777777" w:rsidR="00E22B9C" w:rsidRPr="000C0F91" w:rsidRDefault="00E22B9C" w:rsidP="00E22B9C">
      <w:pPr>
        <w:pStyle w:val="NoSpacing"/>
        <w:jc w:val="both"/>
        <w:rPr>
          <w:rFonts w:cstheme="minorHAnsi"/>
          <w:color w:val="0070C0"/>
        </w:rPr>
      </w:pPr>
    </w:p>
    <w:p w14:paraId="127642F9" w14:textId="77777777" w:rsidR="00E22B9C" w:rsidRPr="000C0F91" w:rsidRDefault="00E22B9C" w:rsidP="00E22B9C">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{[H524]}</w:t>
      </w:r>
      <w:r w:rsidRPr="000C0F91">
        <w:rPr>
          <w:rFonts w:cstheme="minorHAnsi"/>
          <w:color w:val="0070C0"/>
        </w:rPr>
        <w:t xml:space="preserve"> present)</w:t>
      </w:r>
    </w:p>
    <w:p w14:paraId="5DF4160F" w14:textId="77777777" w:rsidR="00E22B9C" w:rsidRPr="000C0F91" w:rsidRDefault="00E22B9C" w:rsidP="00E22B9C">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[H524]</w:t>
      </w:r>
      <w:r>
        <w:rPr>
          <w:rFonts w:cstheme="minorHAnsi"/>
          <w:b/>
        </w:rPr>
        <w:t>}</w:t>
      </w:r>
      <w:r w:rsidRPr="000C0F91">
        <w:rPr>
          <w:rFonts w:cstheme="minorHAnsi"/>
        </w:rPr>
        <w:t>,</w:t>
      </w:r>
    </w:p>
    <w:p w14:paraId="77FF21DA" w14:textId="77777777" w:rsidR="00E22B9C" w:rsidRDefault="00E22B9C" w:rsidP="00E22B9C">
      <w:pPr>
        <w:pStyle w:val="NoSpacing"/>
        <w:jc w:val="both"/>
        <w:rPr>
          <w:rFonts w:cstheme="minorHAnsi"/>
          <w:color w:val="0070C0"/>
        </w:rPr>
      </w:pPr>
    </w:p>
    <w:bookmarkEnd w:id="25"/>
    <w:p w14:paraId="2A85533B" w14:textId="2E55A48A" w:rsidR="00CF49C8" w:rsidRPr="00CF49C8" w:rsidRDefault="00CF49C8" w:rsidP="00CF49C8">
      <w:pPr>
        <w:pStyle w:val="NoSpacing"/>
      </w:pPr>
      <w:commentRangeStart w:id="27"/>
      <w:r w:rsidRPr="00CF49C8">
        <w:t xml:space="preserve">We are contacting you because our records reflect that the loan is more than 30 days past due, and we would like to work with you to identify any options you may have to bring the loan current and avoid foreclosure. To move forward, we are offering you a Loss Mitigation Consultation. The purpose of this meeting is to review your financial situation, discuss potential solutions, and determine the best way to proceed with your loan. To schedule an interview, either over the phone or by video conference please call us at </w:t>
      </w:r>
      <w:commentRangeStart w:id="28"/>
      <w:commentRangeStart w:id="29"/>
      <w:commentRangeStart w:id="30"/>
      <w:r w:rsidRPr="00CF49C8">
        <w:t>{[</w:t>
      </w:r>
      <w:ins w:id="31" w:author="Brittany Torres" w:date="2026-02-11T10:06:00Z" w16du:dateUtc="2026-02-11T16:06:00Z">
        <w:r w:rsidR="00A002FB">
          <w:t>SPOCContactPhone</w:t>
        </w:r>
      </w:ins>
      <w:del w:id="32" w:author="Brittany Torres" w:date="2026-02-11T10:06:00Z" w16du:dateUtc="2026-02-11T16:06:00Z">
        <w:r w:rsidRPr="00CF49C8" w:rsidDel="00A002FB">
          <w:delText>CSPhoneNumber</w:delText>
        </w:r>
      </w:del>
      <w:r w:rsidRPr="00CF49C8">
        <w:t xml:space="preserve">]} </w:t>
      </w:r>
      <w:commentRangeEnd w:id="28"/>
      <w:r w:rsidR="00B10178" w:rsidRPr="00CF49C8">
        <w:rPr>
          <w:rStyle w:val="CommentReference"/>
          <w:sz w:val="22"/>
          <w:szCs w:val="20"/>
        </w:rPr>
        <w:commentReference w:id="28"/>
      </w:r>
      <w:commentRangeEnd w:id="29"/>
      <w:r w:rsidR="00725D67" w:rsidRPr="00CF49C8">
        <w:rPr>
          <w:rStyle w:val="CommentReference"/>
          <w:sz w:val="22"/>
          <w:szCs w:val="20"/>
        </w:rPr>
        <w:commentReference w:id="29"/>
      </w:r>
      <w:commentRangeEnd w:id="30"/>
      <w:r w:rsidR="00A002FB" w:rsidRPr="00CF49C8">
        <w:rPr>
          <w:rStyle w:val="CommentReference"/>
          <w:sz w:val="22"/>
          <w:szCs w:val="20"/>
        </w:rPr>
        <w:commentReference w:id="30"/>
      </w:r>
      <w:r w:rsidRPr="00CF49C8">
        <w:t xml:space="preserve">or by email </w:t>
      </w:r>
      <w:del w:id="33" w:author="Becker, Kylie" w:date="2026-02-05T14:33:00Z" w16du:dateUtc="2026-02-05T20:33:00Z">
        <w:r w:rsidRPr="00CF49C8" w:rsidDel="00725D67">
          <w:delText xml:space="preserve">please email us </w:delText>
        </w:r>
      </w:del>
      <w:r w:rsidRPr="00CF49C8">
        <w:t xml:space="preserve">at </w:t>
      </w:r>
      <w:commentRangeStart w:id="34"/>
      <w:r w:rsidRPr="00CF49C8">
        <w:t>{[</w:t>
      </w:r>
      <w:ins w:id="35" w:author="Brittany Torres" w:date="2026-02-11T10:06:00Z" w16du:dateUtc="2026-02-11T16:06:00Z">
        <w:r w:rsidR="00A002FB">
          <w:t>LossMit</w:t>
        </w:r>
      </w:ins>
      <w:del w:id="36" w:author="Brittany Torres" w:date="2026-02-11T10:06:00Z" w16du:dateUtc="2026-02-11T16:06:00Z">
        <w:r w:rsidRPr="00CF49C8" w:rsidDel="00A002FB">
          <w:delText>CS</w:delText>
        </w:r>
      </w:del>
      <w:r w:rsidRPr="00CF49C8">
        <w:t xml:space="preserve">Email]}. </w:t>
      </w:r>
      <w:commentRangeEnd w:id="34"/>
      <w:r w:rsidR="00B10178" w:rsidRPr="00CF49C8">
        <w:rPr>
          <w:rStyle w:val="CommentReference"/>
          <w:sz w:val="22"/>
          <w:szCs w:val="20"/>
        </w:rPr>
        <w:commentReference w:id="34"/>
      </w:r>
      <w:commentRangeEnd w:id="27"/>
      <w:r w:rsidR="00841618" w:rsidRPr="00CF49C8">
        <w:rPr>
          <w:rStyle w:val="CommentReference"/>
          <w:sz w:val="22"/>
          <w:szCs w:val="20"/>
        </w:rPr>
        <w:commentReference w:id="27"/>
      </w:r>
    </w:p>
    <w:p w14:paraId="09485AE5" w14:textId="570C0AEB" w:rsidR="00EF3362" w:rsidRDefault="003F2D81" w:rsidP="00693DCE">
      <w:pPr>
        <w:pStyle w:val="NoSpacing"/>
        <w:rPr>
          <w:shd w:val="clear" w:color="auto" w:fill="FFFFFF"/>
        </w:rPr>
      </w:pPr>
      <w:r>
        <w:rPr>
          <w:shd w:val="clear" w:color="auto" w:fill="FFFFFF"/>
        </w:rPr>
        <w:t xml:space="preserve"> </w:t>
      </w:r>
    </w:p>
    <w:p w14:paraId="7366BC97" w14:textId="52367F77" w:rsidR="00EF3362" w:rsidRDefault="00EF3362" w:rsidP="00EF3362">
      <w:pPr>
        <w:rPr>
          <w:rFonts w:ascii="Calibri" w:hAnsi="Calibri" w:cs="Calibri"/>
          <w:sz w:val="22"/>
          <w:szCs w:val="22"/>
        </w:rPr>
      </w:pPr>
      <w:commentRangeStart w:id="37"/>
      <w:r w:rsidRPr="00EF3362">
        <w:rPr>
          <w:rFonts w:ascii="Calibri" w:hAnsi="Calibri" w:cs="Calibri"/>
          <w:b/>
          <w:bCs/>
          <w:sz w:val="22"/>
          <w:szCs w:val="22"/>
        </w:rPr>
        <w:t>Methods for the Consultation:</w:t>
      </w:r>
      <w:r w:rsidRPr="00EF3362">
        <w:rPr>
          <w:rFonts w:ascii="Calibri" w:hAnsi="Calibri" w:cs="Calibri"/>
          <w:sz w:val="22"/>
          <w:szCs w:val="22"/>
        </w:rPr>
        <w:br/>
        <w:t>We offer</w:t>
      </w:r>
      <w:r w:rsidR="00C30EF0">
        <w:rPr>
          <w:rFonts w:ascii="Calibri" w:hAnsi="Calibri" w:cs="Calibri"/>
          <w:sz w:val="22"/>
          <w:szCs w:val="22"/>
        </w:rPr>
        <w:t xml:space="preserve"> a couple of</w:t>
      </w:r>
      <w:r w:rsidRPr="00EF3362">
        <w:rPr>
          <w:rFonts w:ascii="Calibri" w:hAnsi="Calibri" w:cs="Calibri"/>
          <w:sz w:val="22"/>
          <w:szCs w:val="22"/>
        </w:rPr>
        <w:t xml:space="preserve"> convenient</w:t>
      </w:r>
      <w:r w:rsidR="0013555E">
        <w:rPr>
          <w:rFonts w:ascii="Calibri" w:hAnsi="Calibri" w:cs="Calibri"/>
          <w:sz w:val="22"/>
          <w:szCs w:val="22"/>
        </w:rPr>
        <w:t xml:space="preserve"> communication</w:t>
      </w:r>
      <w:r w:rsidRPr="00EF3362">
        <w:rPr>
          <w:rFonts w:ascii="Calibri" w:hAnsi="Calibri" w:cs="Calibri"/>
          <w:sz w:val="22"/>
          <w:szCs w:val="22"/>
        </w:rPr>
        <w:t xml:space="preserve"> methods for your Loss Mitigation Consultation:</w:t>
      </w:r>
    </w:p>
    <w:p w14:paraId="1FABF54B" w14:textId="77777777" w:rsidR="00EF3362" w:rsidRPr="00EF3362" w:rsidRDefault="00EF3362" w:rsidP="00EF3362">
      <w:pPr>
        <w:rPr>
          <w:rFonts w:ascii="Calibri" w:hAnsi="Calibri" w:cs="Calibri"/>
          <w:sz w:val="22"/>
          <w:szCs w:val="22"/>
        </w:rPr>
      </w:pPr>
    </w:p>
    <w:p w14:paraId="70F978AC" w14:textId="2A7F9E96" w:rsidR="001F3AC4" w:rsidRPr="00EF3362" w:rsidRDefault="001F3AC4">
      <w:pPr>
        <w:numPr>
          <w:ilvl w:val="0"/>
          <w:numId w:val="3"/>
        </w:numPr>
        <w:spacing w:after="160" w:line="278" w:lineRule="auto"/>
        <w:rPr>
          <w:rFonts w:ascii="Calibri" w:hAnsi="Calibri" w:cs="Calibri"/>
          <w:sz w:val="22"/>
          <w:szCs w:val="22"/>
        </w:rPr>
      </w:pPr>
      <w:r w:rsidRPr="00EF3362">
        <w:rPr>
          <w:rFonts w:ascii="Calibri" w:hAnsi="Calibri" w:cs="Calibri"/>
          <w:b/>
          <w:bCs/>
          <w:sz w:val="22"/>
          <w:szCs w:val="22"/>
        </w:rPr>
        <w:t xml:space="preserve">Virtual (via </w:t>
      </w:r>
      <w:r w:rsidR="00F14B12">
        <w:rPr>
          <w:rFonts w:ascii="Calibri" w:hAnsi="Calibri" w:cs="Calibri"/>
          <w:b/>
          <w:bCs/>
          <w:sz w:val="22"/>
          <w:szCs w:val="22"/>
        </w:rPr>
        <w:t xml:space="preserve">email, </w:t>
      </w:r>
      <w:r w:rsidRPr="00EF3362">
        <w:rPr>
          <w:rFonts w:ascii="Calibri" w:hAnsi="Calibri" w:cs="Calibri"/>
          <w:b/>
          <w:bCs/>
          <w:sz w:val="22"/>
          <w:szCs w:val="22"/>
        </w:rPr>
        <w:t>video or phone call)</w:t>
      </w:r>
      <w:r w:rsidRPr="00EF3362">
        <w:rPr>
          <w:rFonts w:ascii="Calibri" w:hAnsi="Calibri" w:cs="Calibri"/>
          <w:sz w:val="22"/>
          <w:szCs w:val="22"/>
        </w:rPr>
        <w:t>: Conduct the consultation from the comfort of your home.</w:t>
      </w:r>
    </w:p>
    <w:p w14:paraId="475DD634" w14:textId="27101CC0" w:rsidR="00EF3362" w:rsidRPr="00EF3362" w:rsidRDefault="00EF3362">
      <w:pPr>
        <w:numPr>
          <w:ilvl w:val="0"/>
          <w:numId w:val="3"/>
        </w:numPr>
        <w:spacing w:after="160" w:line="278" w:lineRule="auto"/>
        <w:rPr>
          <w:rFonts w:ascii="Calibri" w:hAnsi="Calibri" w:cs="Calibri"/>
          <w:sz w:val="22"/>
          <w:szCs w:val="22"/>
        </w:rPr>
      </w:pPr>
      <w:r w:rsidRPr="00EF3362">
        <w:rPr>
          <w:rFonts w:ascii="Calibri" w:hAnsi="Calibri" w:cs="Calibri"/>
          <w:b/>
          <w:bCs/>
          <w:sz w:val="22"/>
          <w:szCs w:val="22"/>
        </w:rPr>
        <w:t>In-Person</w:t>
      </w:r>
      <w:r w:rsidRPr="00EF3362">
        <w:rPr>
          <w:rFonts w:ascii="Calibri" w:hAnsi="Calibri" w:cs="Calibri"/>
          <w:sz w:val="22"/>
          <w:szCs w:val="22"/>
        </w:rPr>
        <w:t>: Meet with a representative at our office</w:t>
      </w:r>
      <w:r w:rsidR="00786AB3">
        <w:rPr>
          <w:rFonts w:ascii="Calibri" w:hAnsi="Calibri" w:cs="Calibri"/>
          <w:sz w:val="22"/>
          <w:szCs w:val="22"/>
        </w:rPr>
        <w:t>.  Please contact us at {[</w:t>
      </w:r>
      <w:del w:id="38" w:author="Brittany Torres" w:date="2026-02-11T10:07:00Z" w16du:dateUtc="2026-02-11T16:07:00Z">
        <w:r w:rsidR="00786AB3" w:rsidDel="00A002FB">
          <w:rPr>
            <w:rFonts w:ascii="Calibri" w:hAnsi="Calibri" w:cs="Calibri"/>
            <w:sz w:val="22"/>
            <w:szCs w:val="22"/>
          </w:rPr>
          <w:delText>CSPhoneNumber</w:delText>
        </w:r>
      </w:del>
      <w:ins w:id="39" w:author="Brittany Torres" w:date="2026-02-11T10:07:00Z" w16du:dateUtc="2026-02-11T16:07:00Z">
        <w:r w:rsidR="00A002FB">
          <w:rPr>
            <w:rFonts w:ascii="Calibri" w:hAnsi="Calibri" w:cs="Calibri"/>
            <w:sz w:val="22"/>
            <w:szCs w:val="22"/>
          </w:rPr>
          <w:t>SPOCContactPhone</w:t>
        </w:r>
      </w:ins>
      <w:r w:rsidR="00786AB3">
        <w:rPr>
          <w:rFonts w:ascii="Calibri" w:hAnsi="Calibri" w:cs="Calibri"/>
          <w:sz w:val="22"/>
          <w:szCs w:val="22"/>
        </w:rPr>
        <w:t>]}</w:t>
      </w:r>
      <w:r w:rsidRPr="00EF3362">
        <w:rPr>
          <w:rFonts w:ascii="Calibri" w:hAnsi="Calibri" w:cs="Calibri"/>
          <w:sz w:val="22"/>
          <w:szCs w:val="22"/>
        </w:rPr>
        <w:t xml:space="preserve"> </w:t>
      </w:r>
      <w:r w:rsidR="00786AB3">
        <w:rPr>
          <w:rFonts w:ascii="Calibri" w:hAnsi="Calibri" w:cs="Calibri"/>
          <w:sz w:val="22"/>
          <w:szCs w:val="22"/>
        </w:rPr>
        <w:t>to obtain the closest location.</w:t>
      </w:r>
    </w:p>
    <w:p w14:paraId="18AE708D" w14:textId="1E8A0A6E" w:rsidR="00766587" w:rsidRDefault="00EF3362" w:rsidP="00EF3362">
      <w:pPr>
        <w:rPr>
          <w:shd w:val="clear" w:color="auto" w:fill="FFFFFF"/>
        </w:rPr>
      </w:pPr>
      <w:r w:rsidRPr="001D0434">
        <w:rPr>
          <w:rFonts w:ascii="Calibri" w:hAnsi="Calibri" w:cs="Calibri"/>
          <w:sz w:val="22"/>
          <w:szCs w:val="22"/>
        </w:rPr>
        <w:t>Please let us know your preference when scheduling, and we will provide the necessary instructions for your selected method</w:t>
      </w:r>
      <w:r w:rsidR="00766587" w:rsidRPr="008146E0">
        <w:rPr>
          <w:shd w:val="clear" w:color="auto" w:fill="FFFFFF"/>
        </w:rPr>
        <w:t>.</w:t>
      </w:r>
    </w:p>
    <w:p w14:paraId="371257E7" w14:textId="77777777" w:rsidR="009137B5" w:rsidRDefault="009137B5" w:rsidP="00693DCE">
      <w:pPr>
        <w:pStyle w:val="NoSpacing"/>
        <w:rPr>
          <w:shd w:val="clear" w:color="auto" w:fill="FFFFFF"/>
        </w:rPr>
      </w:pPr>
    </w:p>
    <w:p w14:paraId="0E355910" w14:textId="33B3EFB5" w:rsidR="009137B5" w:rsidRDefault="009137B5" w:rsidP="00786AB3">
      <w:pPr>
        <w:rPr>
          <w:rFonts w:ascii="Calibri" w:hAnsi="Calibri" w:cs="Calibri"/>
          <w:sz w:val="22"/>
          <w:szCs w:val="22"/>
        </w:rPr>
      </w:pPr>
      <w:r w:rsidRPr="009137B5">
        <w:rPr>
          <w:rFonts w:ascii="Calibri" w:hAnsi="Calibri" w:cs="Calibri"/>
          <w:b/>
          <w:bCs/>
          <w:sz w:val="22"/>
          <w:szCs w:val="22"/>
        </w:rPr>
        <w:t>Available Times for the Consultation:</w:t>
      </w:r>
      <w:r w:rsidRPr="009137B5">
        <w:rPr>
          <w:rFonts w:ascii="Calibri" w:hAnsi="Calibri" w:cs="Calibri"/>
          <w:sz w:val="22"/>
          <w:szCs w:val="22"/>
        </w:rPr>
        <w:br/>
      </w:r>
      <w:r w:rsidRPr="001D0434">
        <w:rPr>
          <w:rFonts w:ascii="Calibri" w:hAnsi="Calibri" w:cs="Calibri"/>
          <w:sz w:val="22"/>
          <w:szCs w:val="22"/>
        </w:rPr>
        <w:t xml:space="preserve">We want to make this process as convenient as possible. </w:t>
      </w:r>
      <w:r w:rsidR="00786AB3" w:rsidRPr="00786AB3">
        <w:rPr>
          <w:rFonts w:ascii="Calibri" w:hAnsi="Calibri" w:cs="Calibri"/>
          <w:sz w:val="22"/>
          <w:szCs w:val="22"/>
        </w:rPr>
        <w:t>We can schedule your consultation within our standard hours of operation {</w:t>
      </w:r>
      <w:ins w:id="40" w:author="Brittany Torres" w:date="2026-02-11T10:07:00Z" w16du:dateUtc="2026-02-11T16:07:00Z">
        <w:r w:rsidR="00A002FB">
          <w:rPr>
            <w:rFonts w:ascii="Calibri" w:hAnsi="Calibri" w:cs="Calibri"/>
            <w:sz w:val="22"/>
            <w:szCs w:val="22"/>
          </w:rPr>
          <w:t>[</w:t>
        </w:r>
      </w:ins>
      <w:r w:rsidR="003F0809" w:rsidRPr="003F0809">
        <w:rPr>
          <w:rFonts w:ascii="Calibri" w:hAnsi="Calibri" w:cs="Calibri"/>
          <w:sz w:val="22"/>
          <w:szCs w:val="22"/>
        </w:rPr>
        <w:t>HoursOfOperation</w:t>
      </w:r>
      <w:r w:rsidR="00786AB3" w:rsidRPr="00786AB3">
        <w:rPr>
          <w:rFonts w:ascii="Calibri" w:hAnsi="Calibri" w:cs="Calibri"/>
          <w:sz w:val="22"/>
          <w:szCs w:val="22"/>
        </w:rPr>
        <w:t>]}</w:t>
      </w:r>
      <w:ins w:id="41" w:author="Brittany Torres" w:date="2026-03-05T11:15:00Z" w16du:dateUtc="2026-03-05T17:15:00Z">
        <w:r w:rsidR="0065153A">
          <w:rPr>
            <w:rFonts w:ascii="Calibri" w:hAnsi="Calibri" w:cs="Calibri"/>
            <w:sz w:val="22"/>
            <w:szCs w:val="22"/>
          </w:rPr>
          <w:t xml:space="preserve">. </w:t>
        </w:r>
      </w:ins>
      <w:del w:id="42" w:author="Brittany Torres" w:date="2026-03-05T11:15:00Z" w16du:dateUtc="2026-03-05T17:15:00Z">
        <w:r w:rsidR="00786AB3" w:rsidRPr="00786AB3" w:rsidDel="0065153A">
          <w:rPr>
            <w:rFonts w:ascii="Calibri" w:hAnsi="Calibri" w:cs="Calibri"/>
            <w:sz w:val="22"/>
            <w:szCs w:val="22"/>
          </w:rPr>
          <w:delText xml:space="preserve"> or within the following time</w:delText>
        </w:r>
      </w:del>
      <w:r w:rsidR="00786AB3" w:rsidRPr="00786AB3">
        <w:rPr>
          <w:rFonts w:ascii="Calibri" w:hAnsi="Calibri" w:cs="Calibri"/>
          <w:sz w:val="22"/>
          <w:szCs w:val="22"/>
        </w:rPr>
        <w:t xml:space="preserve"> </w:t>
      </w:r>
      <w:ins w:id="43" w:author="Brittany Torres" w:date="2026-03-05T11:15:00Z" w16du:dateUtc="2026-03-05T17:15:00Z">
        <w:r w:rsidR="0065153A">
          <w:rPr>
            <w:rFonts w:ascii="Calibri" w:hAnsi="Calibri" w:cs="Calibri"/>
            <w:b/>
            <w:bCs/>
            <w:color w:val="FF0000"/>
            <w:sz w:val="22"/>
            <w:szCs w:val="22"/>
          </w:rPr>
          <w:t xml:space="preserve"> </w:t>
        </w:r>
      </w:ins>
      <w:commentRangeStart w:id="44"/>
      <w:commentRangeStart w:id="45"/>
      <w:commentRangeStart w:id="46"/>
      <w:commentRangeStart w:id="47"/>
      <w:del w:id="48" w:author="Brittany Torres" w:date="2026-03-05T11:15:00Z" w16du:dateUtc="2026-03-05T17:15:00Z">
        <w:r w:rsidR="00786AB3" w:rsidRPr="00786AB3" w:rsidDel="0065153A">
          <w:rPr>
            <w:rFonts w:ascii="Calibri" w:hAnsi="Calibri" w:cs="Calibri"/>
            <w:b/>
            <w:bCs/>
            <w:color w:val="FF0000"/>
            <w:sz w:val="22"/>
            <w:szCs w:val="22"/>
          </w:rPr>
          <w:delText>{[</w:delText>
        </w:r>
      </w:del>
      <w:ins w:id="49" w:author="Brittany Torres" w:date="2026-03-05T11:15:00Z" w16du:dateUtc="2026-03-05T17:15:00Z">
        <w:r w:rsidR="0065153A">
          <w:rPr>
            <w:rFonts w:ascii="Calibri" w:hAnsi="Calibri" w:cs="Calibri"/>
            <w:b/>
            <w:bCs/>
            <w:color w:val="FF0000"/>
            <w:sz w:val="22"/>
            <w:szCs w:val="22"/>
          </w:rPr>
          <w:t xml:space="preserve"> </w:t>
        </w:r>
      </w:ins>
      <w:del w:id="50" w:author="Brittany Torres" w:date="2026-03-05T11:14:00Z" w16du:dateUtc="2026-03-05T17:14:00Z">
        <w:r w:rsidR="00786AB3" w:rsidRPr="00786AB3" w:rsidDel="0065153A">
          <w:rPr>
            <w:rFonts w:ascii="Calibri" w:hAnsi="Calibri" w:cs="Calibri"/>
            <w:b/>
            <w:bCs/>
            <w:color w:val="FF0000"/>
            <w:sz w:val="22"/>
            <w:szCs w:val="22"/>
          </w:rPr>
          <w:delText>U</w:delText>
        </w:r>
      </w:del>
      <w:del w:id="51" w:author="Brittany Torres" w:date="2026-02-11T10:10:00Z" w16du:dateUtc="2026-02-11T16:10:00Z">
        <w:r w:rsidR="00786AB3" w:rsidRPr="00786AB3" w:rsidDel="00A002FB">
          <w:rPr>
            <w:rFonts w:ascii="Calibri" w:hAnsi="Calibri" w:cs="Calibri"/>
            <w:b/>
            <w:bCs/>
            <w:color w:val="FF0000"/>
            <w:sz w:val="22"/>
            <w:szCs w:val="22"/>
          </w:rPr>
          <w:delText>XXX</w:delText>
        </w:r>
      </w:del>
      <w:del w:id="52" w:author="Brittany Torres" w:date="2026-03-05T11:14:00Z" w16du:dateUtc="2026-03-05T17:14:00Z">
        <w:r w:rsidR="00786AB3" w:rsidRPr="00786AB3" w:rsidDel="0065153A">
          <w:rPr>
            <w:rFonts w:ascii="Calibri" w:hAnsi="Calibri" w:cs="Calibri"/>
            <w:b/>
            <w:bCs/>
            <w:color w:val="FF0000"/>
            <w:sz w:val="22"/>
            <w:szCs w:val="22"/>
          </w:rPr>
          <w:delText xml:space="preserve">]} </w:delText>
        </w:r>
        <w:r w:rsidR="00786AB3" w:rsidRPr="00786AB3" w:rsidDel="0065153A">
          <w:rPr>
            <w:rFonts w:ascii="Calibri" w:hAnsi="Calibri" w:cs="Calibri"/>
            <w:color w:val="FF0000"/>
            <w:sz w:val="22"/>
            <w:szCs w:val="22"/>
          </w:rPr>
          <w:delText>(Consult Day Hours)</w:delText>
        </w:r>
      </w:del>
      <w:commentRangeEnd w:id="44"/>
      <w:r w:rsidR="0065153A" w:rsidRPr="00786AB3">
        <w:rPr>
          <w:rStyle w:val="CommentReference"/>
          <w:rFonts w:ascii="Calibri" w:hAnsi="Calibri" w:cs="Calibri"/>
          <w:sz w:val="22"/>
          <w:szCs w:val="22"/>
        </w:rPr>
        <w:commentReference w:id="44"/>
      </w:r>
      <w:commentRangeEnd w:id="45"/>
      <w:r w:rsidR="00A002FB" w:rsidRPr="00786AB3">
        <w:rPr>
          <w:rStyle w:val="CommentReference"/>
          <w:rFonts w:ascii="Calibri" w:hAnsi="Calibri" w:cs="Calibri"/>
          <w:sz w:val="22"/>
          <w:szCs w:val="22"/>
        </w:rPr>
        <w:commentReference w:id="45"/>
      </w:r>
      <w:commentRangeEnd w:id="46"/>
      <w:r w:rsidR="00AA3297" w:rsidRPr="00786AB3">
        <w:rPr>
          <w:rStyle w:val="CommentReference"/>
          <w:rFonts w:ascii="Calibri" w:hAnsi="Calibri" w:cs="Calibri"/>
          <w:sz w:val="22"/>
          <w:szCs w:val="22"/>
        </w:rPr>
        <w:commentReference w:id="46"/>
      </w:r>
      <w:commentRangeEnd w:id="47"/>
      <w:r w:rsidR="0065153A" w:rsidRPr="00786AB3">
        <w:rPr>
          <w:rStyle w:val="CommentReference"/>
          <w:rFonts w:ascii="Calibri" w:hAnsi="Calibri" w:cs="Calibri"/>
          <w:sz w:val="22"/>
          <w:szCs w:val="22"/>
        </w:rPr>
        <w:commentReference w:id="47"/>
      </w:r>
      <w:r w:rsidR="00786AB3" w:rsidRPr="00786AB3">
        <w:rPr>
          <w:rFonts w:ascii="Calibri" w:hAnsi="Calibri" w:cs="Calibri"/>
          <w:sz w:val="22"/>
          <w:szCs w:val="22"/>
        </w:rPr>
        <w:t xml:space="preserve"> </w:t>
      </w:r>
      <w:del w:id="53" w:author="Brittany Torres" w:date="2026-03-05T11:14:00Z" w16du:dateUtc="2026-03-05T17:14:00Z">
        <w:r w:rsidR="00786AB3" w:rsidRPr="00786AB3" w:rsidDel="0065153A">
          <w:rPr>
            <w:rFonts w:ascii="Calibri" w:hAnsi="Calibri" w:cs="Calibri"/>
            <w:sz w:val="22"/>
            <w:szCs w:val="22"/>
          </w:rPr>
          <w:delText>accommodating your time zone.</w:delText>
        </w:r>
      </w:del>
    </w:p>
    <w:p w14:paraId="188755E2" w14:textId="77777777" w:rsidR="00786AB3" w:rsidRPr="009137B5" w:rsidRDefault="00786AB3" w:rsidP="00786AB3">
      <w:pPr>
        <w:rPr>
          <w:rFonts w:ascii="Calibri" w:hAnsi="Calibri" w:cs="Calibri"/>
          <w:sz w:val="22"/>
          <w:szCs w:val="22"/>
        </w:rPr>
      </w:pPr>
    </w:p>
    <w:p w14:paraId="2FA6799B" w14:textId="77777777" w:rsidR="009137B5" w:rsidRDefault="009137B5" w:rsidP="009137B5">
      <w:pPr>
        <w:rPr>
          <w:rFonts w:ascii="Calibri" w:hAnsi="Calibri" w:cs="Calibri"/>
          <w:sz w:val="22"/>
          <w:szCs w:val="22"/>
        </w:rPr>
      </w:pPr>
      <w:r w:rsidRPr="00FF39EF">
        <w:rPr>
          <w:rFonts w:ascii="Calibri" w:hAnsi="Calibri" w:cs="Calibri"/>
          <w:b/>
          <w:bCs/>
          <w:sz w:val="22"/>
          <w:szCs w:val="22"/>
        </w:rPr>
        <w:t>Scheduling the Consultation:</w:t>
      </w:r>
      <w:r w:rsidRPr="002372F8">
        <w:br/>
      </w:r>
      <w:r w:rsidRPr="001D0434">
        <w:rPr>
          <w:rFonts w:ascii="Calibri" w:hAnsi="Calibri" w:cs="Calibri"/>
          <w:sz w:val="22"/>
          <w:szCs w:val="22"/>
        </w:rPr>
        <w:t>To schedule your Loss Mitigation Consultation, please contact us at your earliest convenience by:</w:t>
      </w:r>
    </w:p>
    <w:p w14:paraId="71A084F0" w14:textId="19F8700F" w:rsidR="002056ED" w:rsidRDefault="009137B5">
      <w:pPr>
        <w:numPr>
          <w:ilvl w:val="0"/>
          <w:numId w:val="2"/>
        </w:numPr>
        <w:spacing w:line="278" w:lineRule="auto"/>
        <w:rPr>
          <w:rFonts w:ascii="Calibri" w:hAnsi="Calibri" w:cs="Calibri"/>
          <w:sz w:val="22"/>
          <w:szCs w:val="22"/>
        </w:rPr>
      </w:pPr>
      <w:r w:rsidRPr="002056ED">
        <w:rPr>
          <w:rFonts w:ascii="Calibri" w:hAnsi="Calibri" w:cs="Calibri"/>
          <w:b/>
          <w:bCs/>
          <w:sz w:val="22"/>
          <w:szCs w:val="22"/>
        </w:rPr>
        <w:t>Phone</w:t>
      </w:r>
      <w:r w:rsidRPr="002056ED">
        <w:rPr>
          <w:rFonts w:ascii="Calibri" w:hAnsi="Calibri" w:cs="Calibri"/>
          <w:sz w:val="22"/>
          <w:szCs w:val="22"/>
        </w:rPr>
        <w:t xml:space="preserve">: Call us at </w:t>
      </w:r>
      <w:r w:rsidR="006F6F38" w:rsidRPr="002056ED">
        <w:rPr>
          <w:rFonts w:ascii="Calibri" w:hAnsi="Calibri" w:cs="Calibri"/>
          <w:sz w:val="22"/>
          <w:szCs w:val="22"/>
        </w:rPr>
        <w:t>{</w:t>
      </w:r>
      <w:r w:rsidRPr="002056ED">
        <w:rPr>
          <w:rFonts w:ascii="Calibri" w:hAnsi="Calibri" w:cs="Calibri"/>
          <w:sz w:val="22"/>
          <w:szCs w:val="22"/>
        </w:rPr>
        <w:t>[</w:t>
      </w:r>
      <w:ins w:id="54" w:author="Brittany Torres" w:date="2026-02-11T10:07:00Z" w16du:dateUtc="2026-02-11T16:07:00Z">
        <w:r w:rsidR="00A002FB">
          <w:rPr>
            <w:rFonts w:ascii="Calibri" w:hAnsi="Calibri" w:cs="Calibri"/>
            <w:sz w:val="22"/>
            <w:szCs w:val="22"/>
          </w:rPr>
          <w:t>SPOCContactPhone</w:t>
        </w:r>
      </w:ins>
      <w:del w:id="55" w:author="Brittany Torres" w:date="2026-02-11T10:07:00Z" w16du:dateUtc="2026-02-11T16:07:00Z">
        <w:r w:rsidR="00EF3362" w:rsidRPr="002056ED" w:rsidDel="00A002FB">
          <w:rPr>
            <w:rFonts w:ascii="Calibri" w:hAnsi="Calibri" w:cs="Calibri"/>
            <w:sz w:val="22"/>
            <w:szCs w:val="22"/>
          </w:rPr>
          <w:delText>CSPhone</w:delText>
        </w:r>
        <w:r w:rsidR="001A4565" w:rsidDel="00A002FB">
          <w:rPr>
            <w:rFonts w:ascii="Calibri" w:hAnsi="Calibri" w:cs="Calibri"/>
            <w:sz w:val="22"/>
            <w:szCs w:val="22"/>
          </w:rPr>
          <w:delText>Number</w:delText>
        </w:r>
      </w:del>
      <w:r w:rsidRPr="002056ED">
        <w:rPr>
          <w:rFonts w:ascii="Calibri" w:hAnsi="Calibri" w:cs="Calibri"/>
          <w:sz w:val="22"/>
          <w:szCs w:val="22"/>
        </w:rPr>
        <w:t>]</w:t>
      </w:r>
      <w:r w:rsidR="006F6F38" w:rsidRPr="002056ED">
        <w:rPr>
          <w:rFonts w:ascii="Calibri" w:hAnsi="Calibri" w:cs="Calibri"/>
          <w:sz w:val="22"/>
          <w:szCs w:val="22"/>
        </w:rPr>
        <w:t>}</w:t>
      </w:r>
    </w:p>
    <w:p w14:paraId="65AC3C77" w14:textId="56809E0A" w:rsidR="009137B5" w:rsidRPr="002056ED" w:rsidRDefault="009137B5">
      <w:pPr>
        <w:numPr>
          <w:ilvl w:val="0"/>
          <w:numId w:val="2"/>
        </w:numPr>
        <w:spacing w:line="278" w:lineRule="auto"/>
        <w:rPr>
          <w:rFonts w:ascii="Calibri" w:hAnsi="Calibri" w:cs="Calibri"/>
          <w:sz w:val="22"/>
          <w:szCs w:val="22"/>
        </w:rPr>
      </w:pPr>
      <w:r w:rsidRPr="002056ED">
        <w:rPr>
          <w:rFonts w:ascii="Calibri" w:hAnsi="Calibri" w:cs="Calibri"/>
          <w:b/>
          <w:bCs/>
          <w:sz w:val="22"/>
          <w:szCs w:val="22"/>
        </w:rPr>
        <w:t>Email</w:t>
      </w:r>
      <w:r w:rsidRPr="002056ED">
        <w:rPr>
          <w:rFonts w:ascii="Calibri" w:hAnsi="Calibri" w:cs="Calibri"/>
          <w:sz w:val="22"/>
          <w:szCs w:val="22"/>
        </w:rPr>
        <w:t xml:space="preserve">: Send your preferred time to </w:t>
      </w:r>
      <w:r w:rsidR="006F6F38" w:rsidRPr="002056ED">
        <w:rPr>
          <w:rFonts w:ascii="Calibri" w:hAnsi="Calibri" w:cs="Calibri"/>
          <w:sz w:val="22"/>
          <w:szCs w:val="22"/>
        </w:rPr>
        <w:t>{</w:t>
      </w:r>
      <w:r w:rsidRPr="002056ED">
        <w:rPr>
          <w:rFonts w:ascii="Calibri" w:hAnsi="Calibri" w:cs="Calibri"/>
          <w:sz w:val="22"/>
          <w:szCs w:val="22"/>
        </w:rPr>
        <w:t>[</w:t>
      </w:r>
      <w:ins w:id="56" w:author="Brittany Torres" w:date="2026-02-11T10:07:00Z" w16du:dateUtc="2026-02-11T16:07:00Z">
        <w:r w:rsidR="00A002FB">
          <w:rPr>
            <w:rFonts w:asciiTheme="minorHAnsi" w:hAnsiTheme="minorHAnsi" w:cstheme="minorHAnsi"/>
            <w:sz w:val="22"/>
            <w:szCs w:val="22"/>
          </w:rPr>
          <w:t>LossMit</w:t>
        </w:r>
      </w:ins>
      <w:commentRangeStart w:id="57"/>
      <w:commentRangeStart w:id="58"/>
      <w:commentRangeStart w:id="59"/>
      <w:commentRangeStart w:id="60"/>
      <w:commentRangeStart w:id="61"/>
      <w:del w:id="62" w:author="Brittany Torres" w:date="2026-02-11T10:07:00Z" w16du:dateUtc="2026-02-11T16:07:00Z">
        <w:r w:rsidR="006F6F38" w:rsidRPr="002056ED" w:rsidDel="00A002FB">
          <w:rPr>
            <w:rFonts w:asciiTheme="minorHAnsi" w:hAnsiTheme="minorHAnsi" w:cstheme="minorHAnsi"/>
            <w:sz w:val="22"/>
            <w:szCs w:val="22"/>
          </w:rPr>
          <w:delText>CS</w:delText>
        </w:r>
      </w:del>
      <w:r w:rsidR="006F6F38" w:rsidRPr="002056ED">
        <w:rPr>
          <w:rFonts w:asciiTheme="minorHAnsi" w:hAnsiTheme="minorHAnsi" w:cstheme="minorHAnsi"/>
          <w:sz w:val="22"/>
          <w:szCs w:val="22"/>
        </w:rPr>
        <w:t>Email</w:t>
      </w:r>
      <w:commentRangeEnd w:id="59"/>
      <w:r w:rsidR="00D23AA5" w:rsidRPr="002056ED">
        <w:rPr>
          <w:rStyle w:val="CommentReference"/>
          <w:rFonts w:ascii="Calibri" w:hAnsi="Calibri" w:cs="Calibri"/>
          <w:sz w:val="22"/>
          <w:szCs w:val="22"/>
        </w:rPr>
        <w:commentReference w:id="59"/>
      </w:r>
      <w:commentRangeEnd w:id="60"/>
      <w:r w:rsidR="00CF7C64" w:rsidRPr="002056ED">
        <w:rPr>
          <w:rStyle w:val="CommentReference"/>
          <w:rFonts w:ascii="Calibri" w:hAnsi="Calibri" w:cs="Calibri"/>
          <w:sz w:val="22"/>
          <w:szCs w:val="22"/>
        </w:rPr>
        <w:commentReference w:id="60"/>
      </w:r>
      <w:commentRangeEnd w:id="61"/>
      <w:r w:rsidR="0016370F" w:rsidRPr="002056ED">
        <w:rPr>
          <w:rStyle w:val="CommentReference"/>
          <w:rFonts w:ascii="Calibri" w:hAnsi="Calibri" w:cs="Calibri"/>
          <w:sz w:val="22"/>
          <w:szCs w:val="22"/>
        </w:rPr>
        <w:commentReference w:id="61"/>
      </w:r>
      <w:commentRangeEnd w:id="57"/>
      <w:r w:rsidR="002056ED" w:rsidRPr="002056ED">
        <w:rPr>
          <w:rStyle w:val="CommentReference"/>
          <w:rFonts w:ascii="Calibri" w:hAnsi="Calibri" w:cs="Calibri"/>
          <w:sz w:val="22"/>
          <w:szCs w:val="22"/>
        </w:rPr>
        <w:commentReference w:id="57"/>
      </w:r>
      <w:commentRangeEnd w:id="58"/>
      <w:r w:rsidR="00CF7C64" w:rsidRPr="002056ED">
        <w:rPr>
          <w:rStyle w:val="CommentReference"/>
          <w:rFonts w:ascii="Calibri" w:hAnsi="Calibri" w:cs="Calibri"/>
          <w:sz w:val="22"/>
          <w:szCs w:val="22"/>
        </w:rPr>
        <w:commentReference w:id="58"/>
      </w:r>
      <w:r w:rsidRPr="002056ED">
        <w:rPr>
          <w:rFonts w:ascii="Calibri" w:hAnsi="Calibri" w:cs="Calibri"/>
          <w:sz w:val="22"/>
          <w:szCs w:val="22"/>
        </w:rPr>
        <w:t>]</w:t>
      </w:r>
      <w:r w:rsidR="006F6F38" w:rsidRPr="002056ED">
        <w:rPr>
          <w:rFonts w:ascii="Calibri" w:hAnsi="Calibri" w:cs="Calibri"/>
          <w:sz w:val="22"/>
          <w:szCs w:val="22"/>
        </w:rPr>
        <w:t>}</w:t>
      </w:r>
      <w:r w:rsidRPr="002056ED">
        <w:rPr>
          <w:rFonts w:ascii="Calibri" w:hAnsi="Calibri" w:cs="Calibri"/>
          <w:sz w:val="22"/>
          <w:szCs w:val="22"/>
        </w:rPr>
        <w:br/>
      </w:r>
      <w:commentRangeEnd w:id="37"/>
      <w:r w:rsidR="00E4471D" w:rsidRPr="002056ED">
        <w:rPr>
          <w:rStyle w:val="CommentReference"/>
          <w:rFonts w:ascii="Calibri" w:hAnsi="Calibri" w:cs="Calibri"/>
          <w:sz w:val="22"/>
          <w:szCs w:val="22"/>
        </w:rPr>
        <w:commentReference w:id="37"/>
      </w:r>
    </w:p>
    <w:p w14:paraId="7845B121" w14:textId="665C20FB" w:rsidR="00725D67" w:rsidRDefault="00725D67" w:rsidP="0020434E">
      <w:pPr>
        <w:pStyle w:val="NoSpacing"/>
        <w:rPr>
          <w:ins w:id="63" w:author="Becker, Kylie" w:date="2026-02-05T14:39:00Z" w16du:dateUtc="2026-02-05T20:39:00Z"/>
          <w:shd w:val="clear" w:color="auto" w:fill="FFFFFF"/>
        </w:rPr>
      </w:pPr>
      <w:ins w:id="64" w:author="Becker, Kylie" w:date="2026-02-05T14:38:00Z" w16du:dateUtc="2026-02-05T20:38:00Z">
        <w:r>
          <w:rPr>
            <w:b/>
            <w:bCs w:val="0"/>
            <w:shd w:val="clear" w:color="auto" w:fill="FFFFFF"/>
          </w:rPr>
          <w:t>If you need help, the following loss-mitigation options may be possible (most are su</w:t>
        </w:r>
      </w:ins>
      <w:ins w:id="65" w:author="Becker, Kylie" w:date="2026-02-05T14:39:00Z" w16du:dateUtc="2026-02-05T20:39:00Z">
        <w:r>
          <w:rPr>
            <w:b/>
            <w:bCs w:val="0"/>
            <w:shd w:val="clear" w:color="auto" w:fill="FFFFFF"/>
          </w:rPr>
          <w:t>bject to lender approval).</w:t>
        </w:r>
      </w:ins>
    </w:p>
    <w:p w14:paraId="5348F765" w14:textId="44D369DE" w:rsidR="00725D67" w:rsidRDefault="00725D67">
      <w:pPr>
        <w:pStyle w:val="NoSpacing"/>
        <w:numPr>
          <w:ilvl w:val="0"/>
          <w:numId w:val="18"/>
        </w:numPr>
        <w:rPr>
          <w:ins w:id="66" w:author="Becker, Kylie" w:date="2026-02-05T14:40:00Z" w16du:dateUtc="2026-02-05T20:40:00Z"/>
          <w:shd w:val="clear" w:color="auto" w:fill="FFFFFF"/>
        </w:rPr>
      </w:pPr>
      <w:ins w:id="67" w:author="Becker, Kylie" w:date="2026-02-05T14:40:00Z" w16du:dateUtc="2026-02-05T20:40:00Z">
        <w:r>
          <w:rPr>
            <w:shd w:val="clear" w:color="auto" w:fill="FFFFFF"/>
          </w:rPr>
          <w:t xml:space="preserve">Repayment Plan – A Repayment Plan allows </w:t>
        </w:r>
      </w:ins>
      <w:ins w:id="68" w:author="Becker, Kylie" w:date="2026-02-05T14:41:00Z" w16du:dateUtc="2026-02-05T20:41:00Z">
        <w:r>
          <w:rPr>
            <w:shd w:val="clear" w:color="auto" w:fill="FFFFFF"/>
          </w:rPr>
          <w:t>for gradual repayment of the past due amount while your regularly scheduled contractual monthly payments are still being made.</w:t>
        </w:r>
      </w:ins>
    </w:p>
    <w:p w14:paraId="18AF20A8" w14:textId="639E845E" w:rsidR="00725D67" w:rsidRDefault="00725D67">
      <w:pPr>
        <w:pStyle w:val="NoSpacing"/>
        <w:numPr>
          <w:ilvl w:val="0"/>
          <w:numId w:val="18"/>
        </w:numPr>
        <w:rPr>
          <w:ins w:id="69" w:author="Becker, Kylie" w:date="2026-02-05T14:39:00Z" w16du:dateUtc="2026-02-05T20:39:00Z"/>
          <w:shd w:val="clear" w:color="auto" w:fill="FFFFFF"/>
        </w:rPr>
      </w:pPr>
      <w:ins w:id="70" w:author="Becker, Kylie" w:date="2026-02-05T14:39:00Z" w16du:dateUtc="2026-02-05T20:39:00Z">
        <w:r>
          <w:rPr>
            <w:shd w:val="clear" w:color="auto" w:fill="FFFFFF"/>
          </w:rPr>
          <w:lastRenderedPageBreak/>
          <w:t xml:space="preserve">Forbearance – A payment Forbearance temporarily gives you more time to pay your contractual monthly payment. </w:t>
        </w:r>
      </w:ins>
    </w:p>
    <w:p w14:paraId="4C16E725" w14:textId="2967B2C3" w:rsidR="00725D67" w:rsidRDefault="00725D67">
      <w:pPr>
        <w:pStyle w:val="NoSpacing"/>
        <w:numPr>
          <w:ilvl w:val="0"/>
          <w:numId w:val="18"/>
        </w:numPr>
        <w:rPr>
          <w:ins w:id="71" w:author="Becker, Kylie" w:date="2026-02-05T14:41:00Z" w16du:dateUtc="2026-02-05T20:41:00Z"/>
          <w:shd w:val="clear" w:color="auto" w:fill="FFFFFF"/>
        </w:rPr>
      </w:pPr>
      <w:ins w:id="72" w:author="Becker, Kylie" w:date="2026-02-05T14:41:00Z" w16du:dateUtc="2026-02-05T20:41:00Z">
        <w:r>
          <w:rPr>
            <w:shd w:val="clear" w:color="auto" w:fill="FFFFFF"/>
          </w:rPr>
          <w:t xml:space="preserve">Standalone Partial Claim – </w:t>
        </w:r>
      </w:ins>
      <w:ins w:id="73" w:author="Becker, Kylie" w:date="2026-02-05T14:51:00Z" w16du:dateUtc="2026-02-05T20:51:00Z">
        <w:r w:rsidR="00AF0FCD">
          <w:rPr>
            <w:shd w:val="clear" w:color="auto" w:fill="FFFFFF"/>
          </w:rPr>
          <w:t xml:space="preserve">A Standalone Partial Claim allows for a reinstatement of the mortgage loan with a Partial Claim for Borrowers able to </w:t>
        </w:r>
      </w:ins>
      <w:ins w:id="74" w:author="Becker, Kylie" w:date="2026-02-05T14:52:00Z" w16du:dateUtc="2026-02-05T20:52:00Z">
        <w:r w:rsidR="00AF0FCD">
          <w:rPr>
            <w:shd w:val="clear" w:color="auto" w:fill="FFFFFF"/>
          </w:rPr>
          <w:t>resume their contractual mortgage loan payments</w:t>
        </w:r>
      </w:ins>
      <w:ins w:id="75" w:author="Becker, Kylie" w:date="2026-02-05T14:41:00Z" w16du:dateUtc="2026-02-05T20:41:00Z">
        <w:r>
          <w:rPr>
            <w:shd w:val="clear" w:color="auto" w:fill="FFFFFF"/>
          </w:rPr>
          <w:t xml:space="preserve">. </w:t>
        </w:r>
      </w:ins>
    </w:p>
    <w:p w14:paraId="211EF028" w14:textId="232EBF2F" w:rsidR="00725D67" w:rsidRDefault="00725D67">
      <w:pPr>
        <w:pStyle w:val="NoSpacing"/>
        <w:numPr>
          <w:ilvl w:val="0"/>
          <w:numId w:val="18"/>
        </w:numPr>
        <w:rPr>
          <w:ins w:id="76" w:author="Becker, Kylie" w:date="2026-02-05T14:42:00Z" w16du:dateUtc="2026-02-05T20:42:00Z"/>
          <w:shd w:val="clear" w:color="auto" w:fill="FFFFFF"/>
        </w:rPr>
      </w:pPr>
      <w:ins w:id="77" w:author="Becker, Kylie" w:date="2026-02-05T14:41:00Z" w16du:dateUtc="2026-02-05T20:41:00Z">
        <w:r>
          <w:rPr>
            <w:shd w:val="clear" w:color="auto" w:fill="FFFFFF"/>
          </w:rPr>
          <w:t xml:space="preserve">Standalone Loan-Modification </w:t>
        </w:r>
      </w:ins>
      <w:ins w:id="78" w:author="Becker, Kylie" w:date="2026-02-05T14:42:00Z" w16du:dateUtc="2026-02-05T20:42:00Z">
        <w:r>
          <w:rPr>
            <w:shd w:val="clear" w:color="auto" w:fill="FFFFFF"/>
          </w:rPr>
          <w:t xml:space="preserve">– </w:t>
        </w:r>
      </w:ins>
      <w:ins w:id="79" w:author="Becker, Kylie" w:date="2026-02-05T14:46:00Z" w16du:dateUtc="2026-02-05T20:46:00Z">
        <w:r w:rsidR="00AF0FCD">
          <w:rPr>
            <w:shd w:val="clear" w:color="auto" w:fill="FFFFFF"/>
          </w:rPr>
          <w:t>A Standalone Loan-Modification allows the mortgage term to be e</w:t>
        </w:r>
      </w:ins>
      <w:ins w:id="80" w:author="Becker, Kylie" w:date="2026-02-05T14:47:00Z" w16du:dateUtc="2026-02-05T20:47:00Z">
        <w:r w:rsidR="00AF0FCD">
          <w:rPr>
            <w:shd w:val="clear" w:color="auto" w:fill="FFFFFF"/>
          </w:rPr>
          <w:t>xtended by 360 or 480-months (30 or 40-years)</w:t>
        </w:r>
      </w:ins>
      <w:ins w:id="81" w:author="Becker, Kylie" w:date="2026-02-05T14:42:00Z" w16du:dateUtc="2026-02-05T20:42:00Z">
        <w:r>
          <w:rPr>
            <w:shd w:val="clear" w:color="auto" w:fill="FFFFFF"/>
          </w:rPr>
          <w:t>.</w:t>
        </w:r>
      </w:ins>
      <w:ins w:id="82" w:author="Becker, Kylie" w:date="2026-02-05T14:47:00Z" w16du:dateUtc="2026-02-05T20:47:00Z">
        <w:r w:rsidR="00AF0FCD">
          <w:rPr>
            <w:shd w:val="clear" w:color="auto" w:fill="FFFFFF"/>
          </w:rPr>
          <w:t xml:space="preserve">  The Standalone Loan-Modification would also allow for a minimum 25% reduction of the monthly P</w:t>
        </w:r>
      </w:ins>
      <w:ins w:id="83" w:author="Becker, Kylie" w:date="2026-02-05T14:51:00Z" w16du:dateUtc="2026-02-05T20:51:00Z">
        <w:r w:rsidR="00AF0FCD">
          <w:rPr>
            <w:shd w:val="clear" w:color="auto" w:fill="FFFFFF"/>
          </w:rPr>
          <w:t>rincipal</w:t>
        </w:r>
      </w:ins>
      <w:ins w:id="84" w:author="Becker, Kylie" w:date="2026-02-05T14:47:00Z" w16du:dateUtc="2026-02-05T20:47:00Z">
        <w:r w:rsidR="00AF0FCD">
          <w:rPr>
            <w:shd w:val="clear" w:color="auto" w:fill="FFFFFF"/>
          </w:rPr>
          <w:t xml:space="preserve"> and Interest (P&amp;I)</w:t>
        </w:r>
      </w:ins>
      <w:ins w:id="85" w:author="Becker, Kylie" w:date="2026-02-05T14:48:00Z" w16du:dateUtc="2026-02-05T20:48:00Z">
        <w:r w:rsidR="00AF0FCD">
          <w:rPr>
            <w:shd w:val="clear" w:color="auto" w:fill="FFFFFF"/>
          </w:rPr>
          <w:t xml:space="preserve"> portion of the mortgage loan.</w:t>
        </w:r>
      </w:ins>
      <w:ins w:id="86" w:author="Becker, Kylie" w:date="2026-02-05T14:42:00Z" w16du:dateUtc="2026-02-05T20:42:00Z">
        <w:r>
          <w:rPr>
            <w:shd w:val="clear" w:color="auto" w:fill="FFFFFF"/>
          </w:rPr>
          <w:t xml:space="preserve"> </w:t>
        </w:r>
      </w:ins>
    </w:p>
    <w:p w14:paraId="1C7FE770" w14:textId="6EA22A3C" w:rsidR="00725D67" w:rsidRDefault="00725D67">
      <w:pPr>
        <w:pStyle w:val="NoSpacing"/>
        <w:numPr>
          <w:ilvl w:val="0"/>
          <w:numId w:val="18"/>
        </w:numPr>
        <w:rPr>
          <w:ins w:id="87" w:author="Becker, Kylie" w:date="2026-02-05T14:42:00Z" w16du:dateUtc="2026-02-05T20:42:00Z"/>
          <w:shd w:val="clear" w:color="auto" w:fill="FFFFFF"/>
        </w:rPr>
      </w:pPr>
      <w:ins w:id="88" w:author="Becker, Kylie" w:date="2026-02-05T14:42:00Z" w16du:dateUtc="2026-02-05T20:42:00Z">
        <w:r>
          <w:rPr>
            <w:shd w:val="clear" w:color="auto" w:fill="FFFFFF"/>
          </w:rPr>
          <w:t xml:space="preserve">Combination Loan-Modification &amp; Partial Claim – </w:t>
        </w:r>
      </w:ins>
      <w:ins w:id="89" w:author="Becker, Kylie" w:date="2026-02-05T14:49:00Z" w16du:dateUtc="2026-02-05T20:49:00Z">
        <w:r w:rsidR="00AF0FCD">
          <w:rPr>
            <w:shd w:val="clear" w:color="auto" w:fill="FFFFFF"/>
          </w:rPr>
          <w:t>A Combination Loan-Modification &amp; Partial Claim allows the mortgage term to be extended by 360 or 480-months</w:t>
        </w:r>
      </w:ins>
      <w:ins w:id="90" w:author="Becker, Kylie" w:date="2026-02-05T14:50:00Z" w16du:dateUtc="2026-02-05T20:50:00Z">
        <w:r w:rsidR="00AF0FCD">
          <w:rPr>
            <w:shd w:val="clear" w:color="auto" w:fill="FFFFFF"/>
          </w:rPr>
          <w:t xml:space="preserve"> (30 or 40-years) and includes a Partial Claim when funds are available</w:t>
        </w:r>
      </w:ins>
      <w:ins w:id="91" w:author="Becker, Kylie" w:date="2026-02-05T14:42:00Z" w16du:dateUtc="2026-02-05T20:42:00Z">
        <w:r>
          <w:rPr>
            <w:shd w:val="clear" w:color="auto" w:fill="FFFFFF"/>
          </w:rPr>
          <w:t>.</w:t>
        </w:r>
      </w:ins>
      <w:ins w:id="92" w:author="Becker, Kylie" w:date="2026-02-05T14:50:00Z" w16du:dateUtc="2026-02-05T20:50:00Z">
        <w:r w:rsidR="00AF0FCD">
          <w:rPr>
            <w:shd w:val="clear" w:color="auto" w:fill="FFFFFF"/>
          </w:rPr>
          <w:t xml:space="preserve">  The Combination Loan-Modification &amp; Partial Claim allows for a minimum 25% reduction of the month Prin</w:t>
        </w:r>
      </w:ins>
      <w:ins w:id="93" w:author="Becker, Kylie" w:date="2026-02-05T14:51:00Z" w16du:dateUtc="2026-02-05T20:51:00Z">
        <w:r w:rsidR="00AF0FCD">
          <w:rPr>
            <w:shd w:val="clear" w:color="auto" w:fill="FFFFFF"/>
          </w:rPr>
          <w:t xml:space="preserve">cipal &amp; Interest (P&amp;I) portion of the mortgage loan. </w:t>
        </w:r>
      </w:ins>
      <w:ins w:id="94" w:author="Becker, Kylie" w:date="2026-02-05T14:42:00Z" w16du:dateUtc="2026-02-05T20:42:00Z">
        <w:r>
          <w:rPr>
            <w:shd w:val="clear" w:color="auto" w:fill="FFFFFF"/>
          </w:rPr>
          <w:t xml:space="preserve"> </w:t>
        </w:r>
      </w:ins>
    </w:p>
    <w:p w14:paraId="477DEC4E" w14:textId="167BD2FE" w:rsidR="00725D67" w:rsidRDefault="00725D67">
      <w:pPr>
        <w:pStyle w:val="NoSpacing"/>
        <w:numPr>
          <w:ilvl w:val="0"/>
          <w:numId w:val="18"/>
        </w:numPr>
        <w:rPr>
          <w:ins w:id="95" w:author="Becker, Kylie" w:date="2026-02-05T14:42:00Z" w16du:dateUtc="2026-02-05T20:42:00Z"/>
          <w:shd w:val="clear" w:color="auto" w:fill="FFFFFF"/>
        </w:rPr>
      </w:pPr>
      <w:ins w:id="96" w:author="Becker, Kylie" w:date="2026-02-05T14:42:00Z" w16du:dateUtc="2026-02-05T20:42:00Z">
        <w:r>
          <w:rPr>
            <w:shd w:val="clear" w:color="auto" w:fill="FFFFFF"/>
          </w:rPr>
          <w:t xml:space="preserve">Payment Supplement – </w:t>
        </w:r>
      </w:ins>
      <w:ins w:id="97" w:author="Becker, Kylie" w:date="2026-02-05T14:45:00Z" w16du:dateUtc="2026-02-05T20:45:00Z">
        <w:r w:rsidR="00AF0FCD">
          <w:rPr>
            <w:shd w:val="clear" w:color="auto" w:fill="FFFFFF"/>
          </w:rPr>
          <w:t>A Payment Supplement utilizes partial claim funds to bring the loan current along with the subsequent provision of a Monthly Principal Reduction (MoPR) applied to the principal due each</w:t>
        </w:r>
      </w:ins>
      <w:ins w:id="98" w:author="Becker, Kylie" w:date="2026-02-05T14:46:00Z" w16du:dateUtc="2026-02-05T20:46:00Z">
        <w:r w:rsidR="00AF0FCD">
          <w:rPr>
            <w:shd w:val="clear" w:color="auto" w:fill="FFFFFF"/>
          </w:rPr>
          <w:t xml:space="preserve"> month for a period of 36-months (3-years), providing payment relief without modifying the mortgage loan</w:t>
        </w:r>
      </w:ins>
      <w:ins w:id="99" w:author="Becker, Kylie" w:date="2026-02-05T14:42:00Z" w16du:dateUtc="2026-02-05T20:42:00Z">
        <w:r>
          <w:rPr>
            <w:shd w:val="clear" w:color="auto" w:fill="FFFFFF"/>
          </w:rPr>
          <w:t xml:space="preserve">. </w:t>
        </w:r>
      </w:ins>
    </w:p>
    <w:p w14:paraId="6808BC7E" w14:textId="53CAAB09" w:rsidR="00725D67" w:rsidRDefault="00725D67">
      <w:pPr>
        <w:pStyle w:val="NoSpacing"/>
        <w:numPr>
          <w:ilvl w:val="0"/>
          <w:numId w:val="18"/>
        </w:numPr>
        <w:rPr>
          <w:ins w:id="100" w:author="Becker, Kylie" w:date="2026-02-05T14:42:00Z" w16du:dateUtc="2026-02-05T20:42:00Z"/>
          <w:shd w:val="clear" w:color="auto" w:fill="FFFFFF"/>
        </w:rPr>
      </w:pPr>
      <w:ins w:id="101" w:author="Becker, Kylie" w:date="2026-02-05T14:42:00Z" w16du:dateUtc="2026-02-05T20:42:00Z">
        <w:r>
          <w:rPr>
            <w:shd w:val="clear" w:color="auto" w:fill="FFFFFF"/>
          </w:rPr>
          <w:t xml:space="preserve">Outside of the Waterfall Loan-Modification (OWL) – </w:t>
        </w:r>
      </w:ins>
      <w:ins w:id="102" w:author="Becker, Kylie" w:date="2026-02-05T14:55:00Z" w16du:dateUtc="2026-02-05T20:55:00Z">
        <w:r w:rsidR="00AF0FCD">
          <w:rPr>
            <w:shd w:val="clear" w:color="auto" w:fill="FFFFFF"/>
          </w:rPr>
          <w:t xml:space="preserve">An OWL </w:t>
        </w:r>
        <w:r w:rsidR="003B0F25">
          <w:rPr>
            <w:shd w:val="clear" w:color="auto" w:fill="FFFFFF"/>
          </w:rPr>
          <w:t xml:space="preserve">provides a permanent change to one or more of the terms on the mortgage loan to achieve a </w:t>
        </w:r>
      </w:ins>
      <w:ins w:id="103" w:author="Becker, Kylie" w:date="2026-02-05T14:56:00Z" w16du:dateUtc="2026-02-05T20:56:00Z">
        <w:r w:rsidR="003B0F25">
          <w:rPr>
            <w:shd w:val="clear" w:color="auto" w:fill="FFFFFF"/>
          </w:rPr>
          <w:t>minimum of $1 reduction to the Principal &amp; Interest (P&amp;I) portion of the mortgage loan, when the Borrower(s) have been unresponsive to Commerce Bank</w:t>
        </w:r>
      </w:ins>
      <w:ins w:id="104" w:author="Becker, Kylie" w:date="2026-02-05T14:57:00Z" w16du:dateUtc="2026-02-05T20:57:00Z">
        <w:r w:rsidR="003B0F25">
          <w:rPr>
            <w:shd w:val="clear" w:color="auto" w:fill="FFFFFF"/>
          </w:rPr>
          <w:t xml:space="preserve"> during the delinquency</w:t>
        </w:r>
      </w:ins>
      <w:ins w:id="105" w:author="Becker, Kylie" w:date="2026-02-05T14:42:00Z" w16du:dateUtc="2026-02-05T20:42:00Z">
        <w:r>
          <w:rPr>
            <w:shd w:val="clear" w:color="auto" w:fill="FFFFFF"/>
          </w:rPr>
          <w:t xml:space="preserve">. </w:t>
        </w:r>
      </w:ins>
    </w:p>
    <w:p w14:paraId="0A80196C" w14:textId="71FFDE8D" w:rsidR="00725D67" w:rsidRDefault="00725D67">
      <w:pPr>
        <w:pStyle w:val="NoSpacing"/>
        <w:numPr>
          <w:ilvl w:val="0"/>
          <w:numId w:val="18"/>
        </w:numPr>
        <w:rPr>
          <w:ins w:id="106" w:author="Becker, Kylie" w:date="2026-02-05T14:43:00Z" w16du:dateUtc="2026-02-05T20:43:00Z"/>
          <w:shd w:val="clear" w:color="auto" w:fill="FFFFFF"/>
        </w:rPr>
      </w:pPr>
      <w:ins w:id="107" w:author="Becker, Kylie" w:date="2026-02-05T14:43:00Z" w16du:dateUtc="2026-02-05T20:43:00Z">
        <w:r>
          <w:rPr>
            <w:shd w:val="clear" w:color="auto" w:fill="FFFFFF"/>
          </w:rPr>
          <w:t xml:space="preserve">Pre-Foreclosure Sale – </w:t>
        </w:r>
      </w:ins>
      <w:ins w:id="108" w:author="Becker, Kylie" w:date="2026-02-05T14:44:00Z" w16du:dateUtc="2026-02-05T20:44:00Z">
        <w:r>
          <w:rPr>
            <w:shd w:val="clear" w:color="auto" w:fill="FFFFFF"/>
          </w:rPr>
          <w:t xml:space="preserve">If unable to continue making the contractual monthly payment, the best option may be to find more affordable housing.  As an alternative to Foreclosure, you may be able to sell your home and use the proceeds to pay down or pay off your current loan. </w:t>
        </w:r>
      </w:ins>
      <w:ins w:id="109" w:author="Becker, Kylie" w:date="2026-02-05T14:43:00Z" w16du:dateUtc="2026-02-05T20:43:00Z">
        <w:r>
          <w:rPr>
            <w:shd w:val="clear" w:color="auto" w:fill="FFFFFF"/>
          </w:rPr>
          <w:t xml:space="preserve"> </w:t>
        </w:r>
      </w:ins>
    </w:p>
    <w:p w14:paraId="06E3C1F2" w14:textId="6593D2FE" w:rsidR="00725D67" w:rsidRPr="00725D67" w:rsidRDefault="00725D67">
      <w:pPr>
        <w:pStyle w:val="NoSpacing"/>
        <w:numPr>
          <w:ilvl w:val="0"/>
          <w:numId w:val="18"/>
        </w:numPr>
        <w:rPr>
          <w:ins w:id="110" w:author="Becker, Kylie" w:date="2026-02-05T14:38:00Z" w16du:dateUtc="2026-02-05T20:38:00Z"/>
          <w:shd w:val="clear" w:color="auto" w:fill="FFFFFF"/>
        </w:rPr>
      </w:pPr>
      <w:ins w:id="111" w:author="Becker, Kylie" w:date="2026-02-05T14:43:00Z" w16du:dateUtc="2026-02-05T20:43:00Z">
        <w:r>
          <w:rPr>
            <w:shd w:val="clear" w:color="auto" w:fill="FFFFFF"/>
          </w:rPr>
          <w:t xml:space="preserve">Deed-in-Lieu of Foreclosure – An FHA Deed-in-Lieu of Foreclosure allows for the transfer of ownership in the property to FHA and/or Commerce Bank. </w:t>
        </w:r>
      </w:ins>
    </w:p>
    <w:p w14:paraId="75351A73" w14:textId="77777777" w:rsidR="00725D67" w:rsidRDefault="00725D67" w:rsidP="0020434E">
      <w:pPr>
        <w:pStyle w:val="NoSpacing"/>
        <w:rPr>
          <w:ins w:id="112" w:author="Becker, Kylie" w:date="2026-02-05T14:38:00Z" w16du:dateUtc="2026-02-05T20:38:00Z"/>
          <w:shd w:val="clear" w:color="auto" w:fill="FFFFFF"/>
        </w:rPr>
      </w:pPr>
    </w:p>
    <w:p w14:paraId="5BCAA719" w14:textId="77777777" w:rsidR="003B0F25" w:rsidRDefault="003B0F25" w:rsidP="0020434E">
      <w:pPr>
        <w:pStyle w:val="NoSpacing"/>
        <w:rPr>
          <w:ins w:id="113" w:author="Becker, Kylie" w:date="2026-02-05T14:57:00Z" w16du:dateUtc="2026-02-05T20:57:00Z"/>
          <w:shd w:val="clear" w:color="auto" w:fill="FFFFFF"/>
        </w:rPr>
      </w:pPr>
    </w:p>
    <w:p w14:paraId="33CC7C6B" w14:textId="222647AD" w:rsidR="003B0F25" w:rsidRDefault="003B0F25" w:rsidP="0020434E">
      <w:pPr>
        <w:pStyle w:val="NoSpacing"/>
        <w:rPr>
          <w:ins w:id="114" w:author="Becker, Kylie" w:date="2026-02-05T14:58:00Z" w16du:dateUtc="2026-02-05T20:58:00Z"/>
          <w:shd w:val="clear" w:color="auto" w:fill="FFFFFF"/>
        </w:rPr>
      </w:pPr>
      <w:ins w:id="115" w:author="Becker, Kylie" w:date="2026-02-05T14:57:00Z" w16du:dateUtc="2026-02-05T20:57:00Z">
        <w:r>
          <w:rPr>
            <w:shd w:val="clear" w:color="auto" w:fill="FFFFFF"/>
          </w:rPr>
          <w:t>For help exploring your options, the Federal government provides contact information which can be accessed by contacting the Department of Housing</w:t>
        </w:r>
      </w:ins>
      <w:ins w:id="116" w:author="Becker, Kylie" w:date="2026-02-05T14:58:00Z" w16du:dateUtc="2026-02-05T20:58:00Z">
        <w:r>
          <w:rPr>
            <w:shd w:val="clear" w:color="auto" w:fill="FFFFFF"/>
          </w:rPr>
          <w:t xml:space="preserve"> and Urban Development at: </w:t>
        </w:r>
      </w:ins>
      <w:r>
        <w:rPr>
          <w:shd w:val="clear" w:color="auto" w:fill="FFFFFF"/>
        </w:rPr>
        <w:fldChar w:fldCharType="begin"/>
      </w:r>
      <w:r>
        <w:rPr>
          <w:shd w:val="clear" w:color="auto" w:fill="FFFFFF"/>
        </w:rPr>
        <w:instrText>HYPERLINK "</w:instrText>
      </w:r>
      <w:r w:rsidRPr="003B0F25">
        <w:rPr>
          <w:shd w:val="clear" w:color="auto" w:fill="FFFFFF"/>
        </w:rPr>
        <w:instrText>http://www.hud.gov/offices/hsg/sfh/hcc/hcs.cfm</w:instrText>
      </w:r>
      <w:r>
        <w:rPr>
          <w:shd w:val="clear" w:color="auto" w:fill="FFFFFF"/>
        </w:rPr>
        <w:instrText xml:space="preserve"> or by calling 800-569-4287"</w:instrText>
      </w:r>
      <w:r>
        <w:rPr>
          <w:shd w:val="clear" w:color="auto" w:fill="FFFFFF"/>
        </w:rPr>
      </w:r>
      <w:r>
        <w:rPr>
          <w:shd w:val="clear" w:color="auto" w:fill="FFFFFF"/>
        </w:rPr>
        <w:fldChar w:fldCharType="separate"/>
      </w:r>
      <w:ins w:id="117" w:author="Becker, Kylie" w:date="2026-02-05T14:58:00Z" w16du:dateUtc="2026-02-05T20:58:00Z">
        <w:r w:rsidRPr="003B0F25">
          <w:rPr>
            <w:rStyle w:val="Hyperlink"/>
            <w:shd w:val="clear" w:color="auto" w:fill="FFFFFF"/>
          </w:rPr>
          <w:t>http://www.hud.gov/offices/hsg/sfh/hcc/hcs.cfm</w:t>
        </w:r>
        <w:r w:rsidRPr="003B6DCE">
          <w:rPr>
            <w:rStyle w:val="Hyperlink"/>
            <w:shd w:val="clear" w:color="auto" w:fill="FFFFFF"/>
          </w:rPr>
          <w:t xml:space="preserve"> or by calling 800-569-4287</w:t>
        </w:r>
        <w:r>
          <w:rPr>
            <w:shd w:val="clear" w:color="auto" w:fill="FFFFFF"/>
          </w:rPr>
          <w:fldChar w:fldCharType="end"/>
        </w:r>
        <w:r>
          <w:rPr>
            <w:shd w:val="clear" w:color="auto" w:fill="FFFFFF"/>
          </w:rPr>
          <w:t xml:space="preserve">. </w:t>
        </w:r>
      </w:ins>
    </w:p>
    <w:p w14:paraId="341EB615" w14:textId="77777777" w:rsidR="003B0F25" w:rsidRDefault="003B0F25" w:rsidP="0020434E">
      <w:pPr>
        <w:pStyle w:val="NoSpacing"/>
        <w:rPr>
          <w:ins w:id="118" w:author="Becker, Kylie" w:date="2026-02-05T14:57:00Z" w16du:dateUtc="2026-02-05T20:57:00Z"/>
          <w:shd w:val="clear" w:color="auto" w:fill="FFFFFF"/>
        </w:rPr>
      </w:pPr>
    </w:p>
    <w:p w14:paraId="37A360C6" w14:textId="36BE5C44" w:rsidR="00766587" w:rsidRPr="008146E0" w:rsidDel="0043508A" w:rsidRDefault="00766587" w:rsidP="0020434E">
      <w:pPr>
        <w:pStyle w:val="NoSpacing"/>
        <w:rPr>
          <w:del w:id="119" w:author="Becker, Kylie" w:date="2026-02-05T16:34:00Z" w16du:dateUtc="2026-02-05T22:34:00Z"/>
          <w:shd w:val="clear" w:color="auto" w:fill="FFFFFF"/>
        </w:rPr>
      </w:pPr>
      <w:del w:id="120" w:author="Becker, Kylie" w:date="2026-02-05T16:34:00Z" w16du:dateUtc="2026-02-05T22:34:00Z">
        <w:r w:rsidRPr="008146E0" w:rsidDel="0043508A">
          <w:rPr>
            <w:shd w:val="clear" w:color="auto" w:fill="FFFFFF"/>
          </w:rPr>
          <w:delText>If you are experiencing a financial hardship, there are additional independent resources available to you.</w:delText>
        </w:r>
      </w:del>
    </w:p>
    <w:p w14:paraId="372D807B" w14:textId="5DA49182" w:rsidR="00766587" w:rsidDel="0043508A" w:rsidRDefault="00766587" w:rsidP="00294764">
      <w:pPr>
        <w:pStyle w:val="NoSpacing"/>
        <w:numPr>
          <w:ilvl w:val="0"/>
          <w:numId w:val="1"/>
        </w:numPr>
        <w:rPr>
          <w:del w:id="121" w:author="Becker, Kylie" w:date="2026-02-05T16:34:00Z" w16du:dateUtc="2026-02-05T22:34:00Z"/>
          <w:shd w:val="clear" w:color="auto" w:fill="FFFFFF"/>
        </w:rPr>
      </w:pPr>
      <w:del w:id="122" w:author="Becker, Kylie" w:date="2026-02-05T16:34:00Z" w16du:dateUtc="2026-02-05T22:34:00Z">
        <w:r w:rsidRPr="008146E0" w:rsidDel="0043508A">
          <w:rPr>
            <w:shd w:val="clear" w:color="auto" w:fill="FFFFFF"/>
          </w:rPr>
          <w:delText>Call (800) 569-4287</w:delText>
        </w:r>
        <w:r w:rsidR="00EF3362" w:rsidDel="0043508A">
          <w:rPr>
            <w:shd w:val="clear" w:color="auto" w:fill="FFFFFF"/>
          </w:rPr>
          <w:delText xml:space="preserve"> or (202) 708-1455 (TTY)</w:delText>
        </w:r>
        <w:r w:rsidRPr="008146E0" w:rsidDel="0043508A">
          <w:rPr>
            <w:shd w:val="clear" w:color="auto" w:fill="FFFFFF"/>
          </w:rPr>
          <w:delText xml:space="preserve"> to locate a HUD-certified housing counselor near you.</w:delText>
        </w:r>
      </w:del>
    </w:p>
    <w:p w14:paraId="5C73048D" w14:textId="5C03E7E8" w:rsidR="00E54B9F" w:rsidRPr="008146E0" w:rsidDel="0043508A" w:rsidRDefault="00F3487D" w:rsidP="00294764">
      <w:pPr>
        <w:pStyle w:val="NoSpacing"/>
        <w:numPr>
          <w:ilvl w:val="0"/>
          <w:numId w:val="1"/>
        </w:numPr>
        <w:rPr>
          <w:del w:id="123" w:author="Becker, Kylie" w:date="2026-02-05T16:34:00Z" w16du:dateUtc="2026-02-05T22:34:00Z"/>
          <w:shd w:val="clear" w:color="auto" w:fill="FFFFFF"/>
        </w:rPr>
      </w:pPr>
      <w:del w:id="124" w:author="Becker, Kylie" w:date="2026-02-05T16:34:00Z" w16du:dateUtc="2026-02-05T22:34:00Z">
        <w:r w:rsidDel="0043508A">
          <w:rPr>
            <w:shd w:val="clear" w:color="auto" w:fill="FFFFFF"/>
          </w:rPr>
          <w:delText xml:space="preserve">A list of available housing counselors that may be helpful can be found at </w:delText>
        </w:r>
        <w:r w:rsidR="00F11B2F" w:rsidDel="0043508A">
          <w:rPr>
            <w:bCs w:val="0"/>
            <w:iCs w:val="0"/>
          </w:rPr>
          <w:fldChar w:fldCharType="begin"/>
        </w:r>
        <w:r w:rsidR="00F11B2F" w:rsidDel="0043508A">
          <w:delInstrText>HYPERLINK "https://www.hud.gov/counseling"</w:delInstrText>
        </w:r>
        <w:r w:rsidR="00F11B2F" w:rsidDel="0043508A">
          <w:rPr>
            <w:bCs w:val="0"/>
            <w:iCs w:val="0"/>
          </w:rPr>
        </w:r>
        <w:r w:rsidR="00F11B2F" w:rsidDel="0043508A">
          <w:rPr>
            <w:bCs w:val="0"/>
            <w:iCs w:val="0"/>
          </w:rPr>
          <w:fldChar w:fldCharType="separate"/>
        </w:r>
        <w:r w:rsidR="00F11B2F" w:rsidRPr="006D1536" w:rsidDel="0043508A">
          <w:rPr>
            <w:rStyle w:val="Hyperlink"/>
            <w:shd w:val="clear" w:color="auto" w:fill="FFFFFF"/>
          </w:rPr>
          <w:delText>https://www.hud.gov/counseling</w:delText>
        </w:r>
        <w:r w:rsidR="00F11B2F" w:rsidDel="0043508A">
          <w:rPr>
            <w:bCs w:val="0"/>
            <w:iCs w:val="0"/>
          </w:rPr>
          <w:fldChar w:fldCharType="end"/>
        </w:r>
        <w:r w:rsidR="00570249" w:rsidDel="0043508A">
          <w:rPr>
            <w:shd w:val="clear" w:color="auto" w:fill="FFFFFF"/>
          </w:rPr>
          <w:delText>.</w:delText>
        </w:r>
      </w:del>
    </w:p>
    <w:p w14:paraId="67A6B6FD" w14:textId="1CE4A3B9" w:rsidR="00766587" w:rsidRDefault="00766587" w:rsidP="00294764">
      <w:pPr>
        <w:pStyle w:val="NoSpacing"/>
        <w:numPr>
          <w:ilvl w:val="0"/>
          <w:numId w:val="1"/>
        </w:numPr>
        <w:rPr>
          <w:shd w:val="clear" w:color="auto" w:fill="FFFFFF"/>
        </w:rPr>
      </w:pPr>
      <w:del w:id="125" w:author="Becker, Kylie" w:date="2026-02-05T16:34:00Z" w16du:dateUtc="2026-02-05T22:34:00Z">
        <w:r w:rsidRPr="008146E0" w:rsidDel="0043508A">
          <w:rPr>
            <w:shd w:val="clear" w:color="auto" w:fill="FFFFFF"/>
          </w:rPr>
          <w:delText>Call (888) 995-HOPE (4673) for free advice from housing experts affiliated with the Hope for Homeowners program.</w:delText>
        </w:r>
      </w:del>
    </w:p>
    <w:p w14:paraId="62F1036B" w14:textId="77777777" w:rsidR="00EF3362" w:rsidRDefault="00EF3362" w:rsidP="00EF3362">
      <w:pPr>
        <w:spacing w:after="160" w:line="278" w:lineRule="auto"/>
        <w:ind w:left="720"/>
        <w:rPr>
          <w:rFonts w:ascii="Calibri" w:hAnsi="Calibri" w:cs="Calibri"/>
          <w:sz w:val="22"/>
          <w:szCs w:val="22"/>
        </w:rPr>
      </w:pPr>
    </w:p>
    <w:p w14:paraId="2303AC19" w14:textId="4EAD21A8" w:rsidR="00EF3362" w:rsidRPr="00EF3362" w:rsidRDefault="00EF3362" w:rsidP="00EF3362">
      <w:pPr>
        <w:spacing w:after="160" w:line="278" w:lineRule="auto"/>
        <w:rPr>
          <w:rFonts w:ascii="Calibri" w:hAnsi="Calibri" w:cs="Calibri"/>
          <w:sz w:val="22"/>
          <w:szCs w:val="22"/>
        </w:rPr>
      </w:pPr>
      <w:commentRangeStart w:id="126"/>
      <w:r w:rsidRPr="00EF3362">
        <w:rPr>
          <w:rFonts w:ascii="Calibri" w:hAnsi="Calibri" w:cs="Calibri"/>
          <w:sz w:val="22"/>
          <w:szCs w:val="22"/>
        </w:rPr>
        <w:t>You are welcome to invite a HUD-approved housing counselor or any other third party to your consultation.</w:t>
      </w:r>
      <w:commentRangeEnd w:id="126"/>
      <w:r w:rsidR="00441F65" w:rsidRPr="00EF3362">
        <w:rPr>
          <w:rStyle w:val="CommentReference"/>
          <w:rFonts w:ascii="Calibri" w:hAnsi="Calibri" w:cs="Calibri"/>
          <w:sz w:val="22"/>
          <w:szCs w:val="22"/>
        </w:rPr>
        <w:commentReference w:id="126"/>
      </w:r>
    </w:p>
    <w:p w14:paraId="01C6EC9E" w14:textId="77777777" w:rsidR="00766587" w:rsidRPr="008146E0" w:rsidRDefault="00766587" w:rsidP="00283BDC">
      <w:pPr>
        <w:ind w:left="720"/>
        <w:jc w:val="both"/>
        <w:rPr>
          <w:rFonts w:asciiTheme="minorHAnsi" w:hAnsiTheme="minorHAnsi" w:cstheme="minorHAnsi"/>
          <w:spacing w:val="-1"/>
          <w:sz w:val="22"/>
          <w:szCs w:val="22"/>
          <w:shd w:val="clear" w:color="auto" w:fill="FFFFFF"/>
        </w:rPr>
      </w:pPr>
    </w:p>
    <w:p w14:paraId="5D60D3C4" w14:textId="77777777" w:rsidR="009A7FFA" w:rsidRDefault="000F2B77" w:rsidP="009A7FFA">
      <w:pPr>
        <w:tabs>
          <w:tab w:val="left" w:pos="0"/>
        </w:tabs>
        <w:rPr>
          <w:rFonts w:ascii="Calibri" w:hAnsi="Calibri" w:cs="Calibri"/>
          <w:sz w:val="22"/>
          <w:szCs w:val="22"/>
        </w:rPr>
      </w:pPr>
      <w:commentRangeStart w:id="127"/>
      <w:commentRangeStart w:id="128"/>
      <w:commentRangeStart w:id="129"/>
      <w:r w:rsidRPr="000F2B77">
        <w:rPr>
          <w:rFonts w:ascii="Calibri" w:hAnsi="Calibri" w:cs="Calibri"/>
          <w:b/>
          <w:bCs/>
          <w:sz w:val="22"/>
          <w:szCs w:val="22"/>
        </w:rPr>
        <w:t>Language Access Services</w:t>
      </w:r>
      <w:r w:rsidRPr="000F2B77">
        <w:rPr>
          <w:rFonts w:ascii="Calibri" w:hAnsi="Calibri" w:cs="Calibri"/>
          <w:sz w:val="22"/>
          <w:szCs w:val="22"/>
        </w:rPr>
        <w:t>:</w:t>
      </w:r>
    </w:p>
    <w:p w14:paraId="565CE57E" w14:textId="36CC7993" w:rsidR="000F2B77" w:rsidRDefault="000F2B77" w:rsidP="009A7FFA">
      <w:pPr>
        <w:tabs>
          <w:tab w:val="left" w:pos="0"/>
        </w:tabs>
        <w:rPr>
          <w:ins w:id="130" w:author="Brittany Torres" w:date="2026-03-05T11:09:00Z" w16du:dateUtc="2026-03-05T17:09:00Z"/>
          <w:rFonts w:ascii="Calibri" w:hAnsi="Calibri" w:cs="Calibri"/>
          <w:sz w:val="22"/>
          <w:szCs w:val="22"/>
        </w:rPr>
      </w:pPr>
      <w:r w:rsidRPr="000F2B77">
        <w:rPr>
          <w:rFonts w:ascii="Calibri" w:hAnsi="Calibri" w:cs="Calibri"/>
          <w:sz w:val="22"/>
          <w:szCs w:val="22"/>
        </w:rPr>
        <w:lastRenderedPageBreak/>
        <w:t>If you have limited English proficiency (LEP), we offer language assistance services for your convenience. To request these services, please inform us in advance, and we will ensure the necessary accommodations.</w:t>
      </w:r>
      <w:commentRangeEnd w:id="127"/>
      <w:r w:rsidR="0065153A">
        <w:rPr>
          <w:rStyle w:val="CommentReference"/>
          <w:rFonts w:ascii="Calibri" w:hAnsi="Calibri" w:cs="Calibri"/>
          <w:sz w:val="22"/>
          <w:szCs w:val="22"/>
        </w:rPr>
        <w:commentReference w:id="127"/>
      </w:r>
      <w:commentRangeEnd w:id="128"/>
      <w:r w:rsidR="0019546F">
        <w:rPr>
          <w:rStyle w:val="CommentReference"/>
          <w:rFonts w:ascii="Calibri" w:hAnsi="Calibri" w:cs="Calibri"/>
          <w:sz w:val="22"/>
          <w:szCs w:val="22"/>
        </w:rPr>
        <w:commentReference w:id="128"/>
      </w:r>
      <w:commentRangeEnd w:id="129"/>
      <w:r w:rsidR="0065153A">
        <w:rPr>
          <w:rStyle w:val="CommentReference"/>
          <w:rFonts w:ascii="Calibri" w:hAnsi="Calibri" w:cs="Calibri"/>
          <w:sz w:val="22"/>
          <w:szCs w:val="22"/>
        </w:rPr>
        <w:commentReference w:id="129"/>
      </w:r>
    </w:p>
    <w:p w14:paraId="0F826DDC" w14:textId="77777777" w:rsidR="004E5059" w:rsidRPr="000F2B77" w:rsidRDefault="004E5059" w:rsidP="009A7FFA">
      <w:pPr>
        <w:tabs>
          <w:tab w:val="left" w:pos="0"/>
        </w:tabs>
        <w:rPr>
          <w:rFonts w:ascii="Calibri" w:hAnsi="Calibri" w:cs="Calibri"/>
          <w:sz w:val="22"/>
          <w:szCs w:val="22"/>
        </w:rPr>
      </w:pPr>
    </w:p>
    <w:p w14:paraId="18C845CE" w14:textId="77777777" w:rsidR="000F2B77" w:rsidRPr="000F2B77" w:rsidRDefault="000F2B77" w:rsidP="000F2B77">
      <w:pPr>
        <w:rPr>
          <w:rFonts w:ascii="Calibri" w:hAnsi="Calibri" w:cs="Calibri"/>
          <w:sz w:val="22"/>
          <w:szCs w:val="22"/>
        </w:rPr>
      </w:pPr>
    </w:p>
    <w:p w14:paraId="65552D89" w14:textId="77777777" w:rsidR="009B2384" w:rsidRPr="009B2384" w:rsidRDefault="009B2384" w:rsidP="009B2384">
      <w:pPr>
        <w:rPr>
          <w:rFonts w:ascii="Calibri" w:hAnsi="Calibri" w:cs="Calibri"/>
          <w:b/>
          <w:bCs/>
          <w:sz w:val="22"/>
          <w:szCs w:val="22"/>
        </w:rPr>
      </w:pPr>
      <w:commentRangeStart w:id="131"/>
      <w:commentRangeStart w:id="132"/>
      <w:r w:rsidRPr="009B2384">
        <w:rPr>
          <w:rFonts w:ascii="Calibri" w:hAnsi="Calibri" w:cs="Calibri"/>
          <w:b/>
          <w:bCs/>
          <w:sz w:val="22"/>
          <w:szCs w:val="22"/>
        </w:rPr>
        <w:t>Servicios de acceso lingüístico:</w:t>
      </w:r>
    </w:p>
    <w:p w14:paraId="6697E1A7" w14:textId="2BF37D8F" w:rsidR="0065153A" w:rsidRPr="0065153A" w:rsidRDefault="009B2384" w:rsidP="0065153A">
      <w:pPr>
        <w:rPr>
          <w:ins w:id="133" w:author="Brittany Torres" w:date="2026-03-05T11:11:00Z"/>
          <w:rFonts w:ascii="Calibri" w:hAnsi="Calibri" w:cs="Calibri"/>
          <w:sz w:val="22"/>
          <w:szCs w:val="22"/>
        </w:rPr>
      </w:pPr>
      <w:del w:id="134" w:author="Brittany Torres" w:date="2026-03-05T11:11:00Z" w16du:dateUtc="2026-03-05T17:11:00Z">
        <w:r w:rsidRPr="009B2384" w:rsidDel="0065153A">
          <w:rPr>
            <w:rFonts w:ascii="Calibri" w:hAnsi="Calibri" w:cs="Calibri"/>
            <w:sz w:val="22"/>
            <w:szCs w:val="22"/>
          </w:rPr>
          <w:delText>Si tiene un dominio limitado del inglés, le ofrecemos servicios de asistencia lingüística para su conveniencia. Para solicitar estos servicios, por favor comuníquese con nosotros con anticipación y nos aseguraremos la acomodación necesarias.</w:delText>
        </w:r>
      </w:del>
      <w:commentRangeEnd w:id="131"/>
      <w:r w:rsidR="0065153A" w:rsidRPr="0065153A">
        <w:rPr>
          <w:rStyle w:val="CommentReference"/>
          <w:rFonts w:ascii="Calibri" w:hAnsi="Calibri" w:cs="Calibri"/>
          <w:sz w:val="22"/>
          <w:szCs w:val="22"/>
        </w:rPr>
        <w:commentReference w:id="131"/>
      </w:r>
      <w:commentRangeEnd w:id="132"/>
      <w:r w:rsidR="0065153A" w:rsidRPr="0065153A">
        <w:rPr>
          <w:rStyle w:val="CommentReference"/>
          <w:rFonts w:ascii="Calibri" w:hAnsi="Calibri" w:cs="Calibri"/>
          <w:sz w:val="22"/>
          <w:szCs w:val="22"/>
        </w:rPr>
        <w:commentReference w:id="132"/>
      </w:r>
      <w:ins w:id="135" w:author="Brittany Torres" w:date="2026-03-05T11:11:00Z">
        <w:r w:rsidR="0065153A" w:rsidRPr="0065153A">
          <w:rPr>
            <w:rFonts w:ascii="Calibri" w:hAnsi="Calibri" w:cs="Calibri"/>
            <w:sz w:val="22"/>
            <w:szCs w:val="22"/>
          </w:rPr>
          <w:t xml:space="preserve">Si su dominio del ingles es limitado, ofrecemos servicios de asistencia en su idioma para su conveniencia. Para solicitar estos servicios, por favor comuniquese con nosotros con anticipacion y nos aseguraremos la acomodacion necesarias. </w:t>
        </w:r>
      </w:ins>
    </w:p>
    <w:p w14:paraId="0FC0BEBC" w14:textId="6BB8B0E9" w:rsidR="009B2384" w:rsidRPr="009B2384" w:rsidRDefault="009B2384" w:rsidP="009B2384">
      <w:pPr>
        <w:rPr>
          <w:rFonts w:ascii="Calibri" w:hAnsi="Calibri" w:cs="Calibri"/>
          <w:sz w:val="22"/>
          <w:szCs w:val="22"/>
        </w:rPr>
      </w:pPr>
    </w:p>
    <w:p w14:paraId="44DCF17C" w14:textId="5979FE59" w:rsidR="000F2B77" w:rsidRPr="00FC3EBD" w:rsidDel="0065153A" w:rsidRDefault="000F2B77" w:rsidP="000F2B77">
      <w:pPr>
        <w:rPr>
          <w:del w:id="136" w:author="Brittany Torres" w:date="2026-03-05T11:13:00Z" w16du:dateUtc="2026-03-05T17:13:00Z"/>
          <w:rFonts w:ascii="Calibri" w:hAnsi="Calibri" w:cs="Calibri"/>
          <w:sz w:val="22"/>
          <w:szCs w:val="22"/>
          <w:lang w:val="es-MX"/>
        </w:rPr>
      </w:pPr>
    </w:p>
    <w:p w14:paraId="5ECD82A7" w14:textId="77777777" w:rsidR="000F2B77" w:rsidRPr="00FC3EBD" w:rsidRDefault="000F2B77" w:rsidP="000F2B77">
      <w:pPr>
        <w:rPr>
          <w:rFonts w:ascii="Calibri" w:hAnsi="Calibri" w:cs="Calibri"/>
          <w:sz w:val="22"/>
          <w:szCs w:val="22"/>
          <w:lang w:val="es-MX"/>
        </w:rPr>
      </w:pPr>
    </w:p>
    <w:p w14:paraId="793C9677" w14:textId="1911CFED" w:rsidR="000805F7" w:rsidRPr="000805F7" w:rsidDel="00920D50" w:rsidRDefault="00FB7614" w:rsidP="000805F7">
      <w:pPr>
        <w:rPr>
          <w:del w:id="137" w:author="Becker, Kylie" w:date="2026-02-11T11:24:00Z" w16du:dateUtc="2026-02-11T17:24:00Z"/>
          <w:rFonts w:ascii="Calibri" w:hAnsi="Calibri" w:cs="Calibri"/>
          <w:sz w:val="22"/>
          <w:szCs w:val="22"/>
        </w:rPr>
      </w:pPr>
      <w:del w:id="138" w:author="Becker, Kylie" w:date="2026-02-11T11:24:00Z" w16du:dateUtc="2026-02-11T17:24:00Z">
        <w:r w:rsidDel="00920D50">
          <w:rPr>
            <w:rFonts w:ascii="Calibri" w:hAnsi="Calibri" w:cs="Calibri"/>
            <w:b/>
            <w:bCs/>
            <w:sz w:val="22"/>
            <w:szCs w:val="22"/>
          </w:rPr>
          <w:delText>Required Documents</w:delText>
        </w:r>
        <w:r w:rsidR="00C37CDB" w:rsidRPr="00C37CDB" w:rsidDel="00920D50">
          <w:rPr>
            <w:rFonts w:ascii="Calibri" w:hAnsi="Calibri" w:cs="Calibri"/>
            <w:b/>
            <w:bCs/>
            <w:sz w:val="22"/>
            <w:szCs w:val="22"/>
          </w:rPr>
          <w:delText>:</w:delText>
        </w:r>
        <w:r w:rsidR="00C37CDB" w:rsidRPr="00C37CDB" w:rsidDel="00920D50">
          <w:rPr>
            <w:rFonts w:ascii="Calibri" w:hAnsi="Calibri" w:cs="Calibri"/>
            <w:sz w:val="22"/>
            <w:szCs w:val="22"/>
          </w:rPr>
          <w:br/>
        </w:r>
        <w:r w:rsidR="000805F7" w:rsidDel="00920D50">
          <w:rPr>
            <w:rFonts w:ascii="Calibri" w:hAnsi="Calibri" w:cs="Calibri"/>
            <w:sz w:val="22"/>
            <w:szCs w:val="22"/>
          </w:rPr>
          <w:delText>T</w:delText>
        </w:r>
        <w:r w:rsidR="000805F7" w:rsidRPr="000805F7" w:rsidDel="00920D50">
          <w:rPr>
            <w:rFonts w:ascii="Calibri" w:hAnsi="Calibri" w:cs="Calibri"/>
            <w:sz w:val="22"/>
            <w:szCs w:val="22"/>
          </w:rPr>
          <w:delText xml:space="preserve">o evaluate your eligibility for loss mitigation options, please </w:delText>
        </w:r>
        <w:r w:rsidDel="00920D50">
          <w:rPr>
            <w:rFonts w:ascii="Calibri" w:hAnsi="Calibri" w:cs="Calibri"/>
            <w:sz w:val="22"/>
            <w:szCs w:val="22"/>
          </w:rPr>
          <w:delText>provide</w:delText>
        </w:r>
        <w:r w:rsidR="000805F7" w:rsidRPr="000805F7" w:rsidDel="00920D50">
          <w:rPr>
            <w:rFonts w:ascii="Calibri" w:hAnsi="Calibri" w:cs="Calibri"/>
            <w:sz w:val="22"/>
            <w:szCs w:val="22"/>
          </w:rPr>
          <w:delText xml:space="preserve"> the following financial documents and be prepared to review when discussing during your consultation. </w:delText>
        </w:r>
      </w:del>
    </w:p>
    <w:p w14:paraId="3573C724" w14:textId="5B62779C" w:rsidR="00C37CDB" w:rsidRPr="001D0434" w:rsidDel="00920D50" w:rsidRDefault="00C37CDB" w:rsidP="00C37CDB">
      <w:pPr>
        <w:rPr>
          <w:del w:id="139" w:author="Becker, Kylie" w:date="2026-02-11T11:24:00Z" w16du:dateUtc="2026-02-11T17:24:00Z"/>
          <w:rFonts w:ascii="Calibri" w:hAnsi="Calibri" w:cs="Calibri"/>
          <w:sz w:val="22"/>
          <w:szCs w:val="22"/>
        </w:rPr>
      </w:pPr>
    </w:p>
    <w:p w14:paraId="7E17940B" w14:textId="1551BA45" w:rsidR="006C2511" w:rsidRPr="003C0B7F" w:rsidDel="00920D50" w:rsidRDefault="006C2511" w:rsidP="006C2511">
      <w:pPr>
        <w:pStyle w:val="NoSpacing"/>
        <w:rPr>
          <w:del w:id="140" w:author="Becker, Kylie" w:date="2026-02-11T11:24:00Z" w16du:dateUtc="2026-02-11T17:24:00Z"/>
          <w:rFonts w:asciiTheme="minorHAnsi" w:hAnsiTheme="minorHAnsi" w:cstheme="minorHAnsi"/>
          <w:b/>
          <w:bCs w:val="0"/>
          <w:szCs w:val="22"/>
        </w:rPr>
      </w:pPr>
      <w:del w:id="141" w:author="Becker, Kylie" w:date="2026-02-11T11:24:00Z" w16du:dateUtc="2026-02-11T17:24:00Z">
        <w:r w:rsidRPr="003C0B7F" w:rsidDel="00920D50">
          <w:rPr>
            <w:rFonts w:asciiTheme="minorHAnsi" w:hAnsiTheme="minorHAnsi" w:cstheme="minorHAnsi"/>
            <w:b/>
            <w:szCs w:val="22"/>
          </w:rPr>
          <w:delText>If you are salaried or an hourly wage earner:</w:delText>
        </w:r>
      </w:del>
    </w:p>
    <w:p w14:paraId="69975C09" w14:textId="39C3B7C9" w:rsidR="006C2511" w:rsidRPr="003C0B7F" w:rsidDel="00920D50" w:rsidRDefault="006C2511">
      <w:pPr>
        <w:pStyle w:val="NoSpacing"/>
        <w:numPr>
          <w:ilvl w:val="0"/>
          <w:numId w:val="9"/>
        </w:numPr>
        <w:rPr>
          <w:del w:id="142" w:author="Becker, Kylie" w:date="2026-02-11T11:24:00Z" w16du:dateUtc="2026-02-11T17:24:00Z"/>
          <w:rFonts w:asciiTheme="minorHAnsi" w:hAnsiTheme="minorHAnsi" w:cstheme="minorHAnsi"/>
          <w:szCs w:val="22"/>
        </w:rPr>
      </w:pPr>
      <w:del w:id="143" w:author="Becker, Kylie" w:date="2026-02-11T11:24:00Z" w16du:dateUtc="2026-02-11T17:24:00Z">
        <w:r w:rsidRPr="003C0B7F" w:rsidDel="00920D50">
          <w:rPr>
            <w:rFonts w:asciiTheme="minorHAnsi" w:hAnsiTheme="minorHAnsi" w:cstheme="minorHAnsi"/>
            <w:szCs w:val="22"/>
          </w:rPr>
          <w:delText>Two (2) most recent pay stubs (two for each borrower) showing year-to-date income</w:delText>
        </w:r>
      </w:del>
    </w:p>
    <w:p w14:paraId="6EB2B0CA" w14:textId="3CD28B6C" w:rsidR="006C2511" w:rsidRPr="003C0B7F" w:rsidDel="00920D50" w:rsidRDefault="006C2511">
      <w:pPr>
        <w:pStyle w:val="NoSpacing"/>
        <w:numPr>
          <w:ilvl w:val="0"/>
          <w:numId w:val="9"/>
        </w:numPr>
        <w:rPr>
          <w:del w:id="144" w:author="Becker, Kylie" w:date="2026-02-11T11:24:00Z" w16du:dateUtc="2026-02-11T17:24:00Z"/>
          <w:rFonts w:asciiTheme="minorHAnsi" w:hAnsiTheme="minorHAnsi" w:cstheme="minorHAnsi"/>
          <w:szCs w:val="22"/>
        </w:rPr>
      </w:pPr>
      <w:del w:id="145" w:author="Becker, Kylie" w:date="2026-02-11T11:24:00Z" w16du:dateUtc="2026-02-11T17:24:00Z">
        <w:r w:rsidRPr="003C0B7F" w:rsidDel="00920D50">
          <w:rPr>
            <w:rFonts w:asciiTheme="minorHAnsi" w:hAnsiTheme="minorHAnsi" w:cstheme="minorHAnsi"/>
            <w:szCs w:val="22"/>
          </w:rPr>
          <w:delText>Most recent tax return completed (signed with all pages) or most recent filed and proof of</w:delText>
        </w:r>
      </w:del>
    </w:p>
    <w:p w14:paraId="58352852" w14:textId="2919E702" w:rsidR="006C2511" w:rsidRPr="003C0B7F" w:rsidDel="00920D50" w:rsidRDefault="006C2511" w:rsidP="006C2511">
      <w:pPr>
        <w:pStyle w:val="NoSpacing"/>
        <w:ind w:left="720"/>
        <w:rPr>
          <w:del w:id="146" w:author="Becker, Kylie" w:date="2026-02-11T11:24:00Z" w16du:dateUtc="2026-02-11T17:24:00Z"/>
          <w:rFonts w:asciiTheme="minorHAnsi" w:hAnsiTheme="minorHAnsi" w:cstheme="minorHAnsi"/>
          <w:szCs w:val="22"/>
        </w:rPr>
      </w:pPr>
      <w:del w:id="147" w:author="Becker, Kylie" w:date="2026-02-11T11:24:00Z" w16du:dateUtc="2026-02-11T17:24:00Z">
        <w:r w:rsidRPr="003C0B7F" w:rsidDel="00920D50">
          <w:rPr>
            <w:rFonts w:asciiTheme="minorHAnsi" w:hAnsiTheme="minorHAnsi" w:cstheme="minorHAnsi"/>
            <w:szCs w:val="22"/>
          </w:rPr>
          <w:delText>extension (signed with all pages)</w:delText>
        </w:r>
      </w:del>
    </w:p>
    <w:p w14:paraId="0A58C435" w14:textId="20353BF0" w:rsidR="006C2511" w:rsidRPr="003C0B7F" w:rsidDel="00920D50" w:rsidRDefault="006C2511">
      <w:pPr>
        <w:pStyle w:val="NoSpacing"/>
        <w:numPr>
          <w:ilvl w:val="0"/>
          <w:numId w:val="9"/>
        </w:numPr>
        <w:rPr>
          <w:del w:id="148" w:author="Becker, Kylie" w:date="2026-02-11T11:24:00Z" w16du:dateUtc="2026-02-11T17:24:00Z"/>
          <w:rFonts w:asciiTheme="minorHAnsi" w:hAnsiTheme="minorHAnsi" w:cstheme="minorHAnsi"/>
          <w:szCs w:val="22"/>
        </w:rPr>
      </w:pPr>
      <w:del w:id="149" w:author="Becker, Kylie" w:date="2026-02-11T11:24:00Z" w16du:dateUtc="2026-02-11T17:24:00Z">
        <w:r w:rsidRPr="003C0B7F" w:rsidDel="00920D50">
          <w:rPr>
            <w:rFonts w:asciiTheme="minorHAnsi" w:hAnsiTheme="minorHAnsi" w:cstheme="minorHAnsi"/>
            <w:szCs w:val="22"/>
          </w:rPr>
          <w:delText>Proof of occupancy - a copy of the most recent utility bill such as a water bill, gas bill, electric</w:delText>
        </w:r>
      </w:del>
    </w:p>
    <w:p w14:paraId="0A6BE6BF" w14:textId="51339760" w:rsidR="006C2511" w:rsidRPr="003C0B7F" w:rsidDel="00920D50" w:rsidRDefault="006C2511" w:rsidP="006C2511">
      <w:pPr>
        <w:pStyle w:val="NoSpacing"/>
        <w:ind w:left="720"/>
        <w:rPr>
          <w:del w:id="150" w:author="Becker, Kylie" w:date="2026-02-11T11:24:00Z" w16du:dateUtc="2026-02-11T17:24:00Z"/>
          <w:rFonts w:asciiTheme="minorHAnsi" w:hAnsiTheme="minorHAnsi" w:cstheme="minorHAnsi"/>
          <w:szCs w:val="22"/>
        </w:rPr>
      </w:pPr>
      <w:del w:id="151" w:author="Becker, Kylie" w:date="2026-02-11T11:24:00Z" w16du:dateUtc="2026-02-11T17:24:00Z">
        <w:r w:rsidRPr="003C0B7F" w:rsidDel="00920D50">
          <w:rPr>
            <w:rFonts w:asciiTheme="minorHAnsi" w:hAnsiTheme="minorHAnsi" w:cstheme="minorHAnsi"/>
            <w:szCs w:val="22"/>
          </w:rPr>
          <w:delText xml:space="preserve">bill or phone bill for the subject property </w:delText>
        </w:r>
      </w:del>
    </w:p>
    <w:p w14:paraId="687FD76B" w14:textId="02A37A1E" w:rsidR="006C2511" w:rsidRPr="003C0B7F" w:rsidDel="00920D50" w:rsidRDefault="006C2511">
      <w:pPr>
        <w:pStyle w:val="NoSpacing"/>
        <w:numPr>
          <w:ilvl w:val="0"/>
          <w:numId w:val="9"/>
        </w:numPr>
        <w:rPr>
          <w:del w:id="152" w:author="Becker, Kylie" w:date="2026-02-11T11:24:00Z" w16du:dateUtc="2026-02-11T17:24:00Z"/>
          <w:rFonts w:asciiTheme="minorHAnsi" w:hAnsiTheme="minorHAnsi" w:cstheme="minorHAnsi"/>
          <w:szCs w:val="22"/>
        </w:rPr>
      </w:pPr>
      <w:del w:id="153" w:author="Becker, Kylie" w:date="2026-02-11T11:24:00Z" w16du:dateUtc="2026-02-11T17:24:00Z">
        <w:r w:rsidRPr="003C0B7F" w:rsidDel="00920D50">
          <w:rPr>
            <w:rFonts w:asciiTheme="minorHAnsi" w:hAnsiTheme="minorHAnsi" w:cstheme="minorHAnsi"/>
            <w:szCs w:val="22"/>
          </w:rPr>
          <w:delText xml:space="preserve">Proof of income for other household members living in the home (alimony, child support,  </w:delText>
        </w:r>
      </w:del>
    </w:p>
    <w:p w14:paraId="0B782041" w14:textId="4863DAD7" w:rsidR="006C2511" w:rsidRPr="003C0B7F" w:rsidDel="00920D50" w:rsidRDefault="006C2511" w:rsidP="006C2511">
      <w:pPr>
        <w:pStyle w:val="NoSpacing"/>
        <w:ind w:left="720"/>
        <w:rPr>
          <w:del w:id="154" w:author="Becker, Kylie" w:date="2026-02-11T11:24:00Z" w16du:dateUtc="2026-02-11T17:24:00Z"/>
          <w:rFonts w:asciiTheme="minorHAnsi" w:hAnsiTheme="minorHAnsi" w:cstheme="minorHAnsi"/>
          <w:szCs w:val="22"/>
        </w:rPr>
      </w:pPr>
      <w:del w:id="155" w:author="Becker, Kylie" w:date="2026-02-11T11:24:00Z" w16du:dateUtc="2026-02-11T17:24:00Z">
        <w:r w:rsidRPr="003C0B7F" w:rsidDel="00920D50">
          <w:rPr>
            <w:rFonts w:asciiTheme="minorHAnsi" w:hAnsiTheme="minorHAnsi" w:cstheme="minorHAnsi"/>
            <w:szCs w:val="22"/>
          </w:rPr>
          <w:delText>pension, etc.) if you want such income considered for a loan workout program – documentation should include contribution letter(s), cancelled checks, or any other supporting materials you have to validate this income</w:delText>
        </w:r>
      </w:del>
    </w:p>
    <w:p w14:paraId="1A7A252C" w14:textId="60967F44" w:rsidR="006C2511" w:rsidRPr="003C0B7F" w:rsidDel="00920D50" w:rsidRDefault="006C2511">
      <w:pPr>
        <w:pStyle w:val="NoSpacing"/>
        <w:numPr>
          <w:ilvl w:val="0"/>
          <w:numId w:val="9"/>
        </w:numPr>
        <w:rPr>
          <w:del w:id="156" w:author="Becker, Kylie" w:date="2026-02-11T11:24:00Z" w16du:dateUtc="2026-02-11T17:24:00Z"/>
          <w:rFonts w:asciiTheme="minorHAnsi" w:hAnsiTheme="minorHAnsi" w:cstheme="minorHAnsi"/>
          <w:szCs w:val="22"/>
        </w:rPr>
      </w:pPr>
      <w:del w:id="157" w:author="Becker, Kylie" w:date="2026-02-11T11:24:00Z" w16du:dateUtc="2026-02-11T17:24:00Z">
        <w:r w:rsidRPr="003C0B7F" w:rsidDel="00920D50">
          <w:rPr>
            <w:rFonts w:asciiTheme="minorHAnsi" w:hAnsiTheme="minorHAnsi" w:cstheme="minorHAnsi"/>
            <w:szCs w:val="22"/>
          </w:rPr>
          <w:delText>Copy of the most recent Homeowners Association (HOA)/condo monthly statement if applicable</w:delText>
        </w:r>
      </w:del>
    </w:p>
    <w:p w14:paraId="5AF0CE5E" w14:textId="089D2AA0" w:rsidR="006C2511" w:rsidRPr="00893ADC" w:rsidDel="00920D50" w:rsidRDefault="006C2511" w:rsidP="006C2511">
      <w:pPr>
        <w:pStyle w:val="NoSpacing"/>
        <w:rPr>
          <w:del w:id="158" w:author="Becker, Kylie" w:date="2026-02-11T11:24:00Z" w16du:dateUtc="2026-02-11T17:24:00Z"/>
        </w:rPr>
      </w:pPr>
    </w:p>
    <w:p w14:paraId="6329CDA1" w14:textId="08D7CC47" w:rsidR="006C2511" w:rsidRPr="0065142A" w:rsidDel="00920D50" w:rsidRDefault="006C2511" w:rsidP="006C2511">
      <w:pPr>
        <w:pStyle w:val="NoSpacing"/>
        <w:rPr>
          <w:del w:id="159" w:author="Becker, Kylie" w:date="2026-02-11T11:24:00Z" w16du:dateUtc="2026-02-11T17:24:00Z"/>
          <w:rFonts w:asciiTheme="minorHAnsi" w:hAnsiTheme="minorHAnsi" w:cstheme="minorHAnsi"/>
          <w:b/>
          <w:bCs w:val="0"/>
          <w:szCs w:val="22"/>
        </w:rPr>
      </w:pPr>
      <w:del w:id="160" w:author="Becker, Kylie" w:date="2026-02-11T11:24:00Z" w16du:dateUtc="2026-02-11T17:24:00Z">
        <w:r w:rsidRPr="0065142A" w:rsidDel="00920D50">
          <w:rPr>
            <w:rFonts w:asciiTheme="minorHAnsi" w:hAnsiTheme="minorHAnsi" w:cstheme="minorHAnsi"/>
            <w:b/>
            <w:szCs w:val="22"/>
          </w:rPr>
          <w:delText>If you are self-employed:</w:delText>
        </w:r>
      </w:del>
    </w:p>
    <w:p w14:paraId="55C27F64" w14:textId="62589AC9" w:rsidR="006C2511" w:rsidRPr="0065142A" w:rsidDel="00920D50" w:rsidRDefault="006C2511">
      <w:pPr>
        <w:pStyle w:val="NoSpacing"/>
        <w:numPr>
          <w:ilvl w:val="0"/>
          <w:numId w:val="8"/>
        </w:numPr>
        <w:rPr>
          <w:del w:id="161" w:author="Becker, Kylie" w:date="2026-02-11T11:24:00Z" w16du:dateUtc="2026-02-11T17:24:00Z"/>
          <w:rFonts w:asciiTheme="minorHAnsi" w:hAnsiTheme="minorHAnsi" w:cstheme="minorHAnsi"/>
          <w:szCs w:val="22"/>
        </w:rPr>
      </w:pPr>
      <w:del w:id="162" w:author="Becker, Kylie" w:date="2026-02-11T11:24:00Z" w16du:dateUtc="2026-02-11T17:24:00Z">
        <w:r w:rsidRPr="0065142A" w:rsidDel="00920D50">
          <w:rPr>
            <w:rFonts w:asciiTheme="minorHAnsi" w:hAnsiTheme="minorHAnsi" w:cstheme="minorHAnsi"/>
            <w:szCs w:val="22"/>
          </w:rPr>
          <w:delText>Audited P &amp; L statement or an audited year-to-date income statement signed by a CPA</w:delText>
        </w:r>
      </w:del>
    </w:p>
    <w:p w14:paraId="219DFA5E" w14:textId="653B24CB" w:rsidR="006C2511" w:rsidRPr="0065142A" w:rsidDel="00920D50" w:rsidRDefault="006C2511">
      <w:pPr>
        <w:pStyle w:val="NoSpacing"/>
        <w:numPr>
          <w:ilvl w:val="0"/>
          <w:numId w:val="8"/>
        </w:numPr>
        <w:rPr>
          <w:del w:id="163" w:author="Becker, Kylie" w:date="2026-02-11T11:24:00Z" w16du:dateUtc="2026-02-11T17:24:00Z"/>
          <w:rFonts w:asciiTheme="minorHAnsi" w:hAnsiTheme="minorHAnsi" w:cstheme="minorHAnsi"/>
          <w:szCs w:val="22"/>
        </w:rPr>
      </w:pPr>
      <w:del w:id="164" w:author="Becker, Kylie" w:date="2026-02-11T11:24:00Z" w16du:dateUtc="2026-02-11T17:24:00Z">
        <w:r w:rsidRPr="0065142A" w:rsidDel="00920D50">
          <w:rPr>
            <w:rFonts w:asciiTheme="minorHAnsi" w:hAnsiTheme="minorHAnsi" w:cstheme="minorHAnsi"/>
            <w:szCs w:val="22"/>
          </w:rPr>
          <w:delText xml:space="preserve">Most recent two (2) years’ tax returns completed (personal and business, signed with all pages) </w:delText>
        </w:r>
      </w:del>
    </w:p>
    <w:p w14:paraId="449AB639" w14:textId="6B836E77" w:rsidR="006C2511" w:rsidRPr="0065142A" w:rsidDel="00920D50" w:rsidRDefault="006C2511" w:rsidP="006C2511">
      <w:pPr>
        <w:pStyle w:val="NoSpacing"/>
        <w:ind w:left="720"/>
        <w:rPr>
          <w:del w:id="165" w:author="Becker, Kylie" w:date="2026-02-11T11:24:00Z" w16du:dateUtc="2026-02-11T17:24:00Z"/>
          <w:rFonts w:asciiTheme="minorHAnsi" w:hAnsiTheme="minorHAnsi" w:cstheme="minorHAnsi"/>
          <w:szCs w:val="22"/>
        </w:rPr>
      </w:pPr>
      <w:del w:id="166" w:author="Becker, Kylie" w:date="2026-02-11T11:24:00Z" w16du:dateUtc="2026-02-11T17:24:00Z">
        <w:r w:rsidRPr="0065142A" w:rsidDel="00920D50">
          <w:rPr>
            <w:rFonts w:asciiTheme="minorHAnsi" w:hAnsiTheme="minorHAnsi" w:cstheme="minorHAnsi"/>
            <w:szCs w:val="22"/>
          </w:rPr>
          <w:delText>or 1099s or most recent two (2) years filed and proof of extension</w:delText>
        </w:r>
      </w:del>
    </w:p>
    <w:p w14:paraId="7E4D8CE2" w14:textId="0CA3FB18" w:rsidR="006C2511" w:rsidRPr="0065142A" w:rsidDel="00920D50" w:rsidRDefault="006C2511">
      <w:pPr>
        <w:pStyle w:val="NoSpacing"/>
        <w:numPr>
          <w:ilvl w:val="0"/>
          <w:numId w:val="8"/>
        </w:numPr>
        <w:rPr>
          <w:del w:id="167" w:author="Becker, Kylie" w:date="2026-02-11T11:24:00Z" w16du:dateUtc="2026-02-11T17:24:00Z"/>
          <w:rFonts w:asciiTheme="minorHAnsi" w:hAnsiTheme="minorHAnsi" w:cstheme="minorHAnsi"/>
          <w:szCs w:val="22"/>
        </w:rPr>
      </w:pPr>
      <w:del w:id="168" w:author="Becker, Kylie" w:date="2026-02-11T11:24:00Z" w16du:dateUtc="2026-02-11T17:24:00Z">
        <w:r w:rsidRPr="0065142A" w:rsidDel="00920D50">
          <w:rPr>
            <w:rFonts w:asciiTheme="minorHAnsi" w:hAnsiTheme="minorHAnsi" w:cstheme="minorHAnsi"/>
            <w:szCs w:val="22"/>
          </w:rPr>
          <w:delText>Last four (4) months of complete business and personal bank statements (must provide all pages</w:delText>
        </w:r>
      </w:del>
    </w:p>
    <w:p w14:paraId="0022B4B0" w14:textId="1C5CEA17" w:rsidR="006C2511" w:rsidRPr="0065142A" w:rsidDel="00920D50" w:rsidRDefault="006C2511">
      <w:pPr>
        <w:pStyle w:val="NoSpacing"/>
        <w:numPr>
          <w:ilvl w:val="1"/>
          <w:numId w:val="8"/>
        </w:numPr>
        <w:rPr>
          <w:del w:id="169" w:author="Becker, Kylie" w:date="2026-02-11T11:24:00Z" w16du:dateUtc="2026-02-11T17:24:00Z"/>
          <w:rFonts w:asciiTheme="minorHAnsi" w:hAnsiTheme="minorHAnsi" w:cstheme="minorHAnsi"/>
          <w:szCs w:val="22"/>
        </w:rPr>
      </w:pPr>
      <w:del w:id="170" w:author="Becker, Kylie" w:date="2026-02-11T11:24:00Z" w16du:dateUtc="2026-02-11T17:24:00Z">
        <w:r w:rsidRPr="0065142A" w:rsidDel="00920D50">
          <w:rPr>
            <w:rFonts w:asciiTheme="minorHAnsi" w:hAnsiTheme="minorHAnsi" w:cstheme="minorHAnsi"/>
            <w:szCs w:val="22"/>
          </w:rPr>
          <w:delText xml:space="preserve">if a business account is not used, provide a written statement stating a business account is not used) </w:delText>
        </w:r>
      </w:del>
    </w:p>
    <w:p w14:paraId="4E7A7DB5" w14:textId="4B2971F0" w:rsidR="006C2511" w:rsidRPr="0065142A" w:rsidDel="00920D50" w:rsidRDefault="006C2511">
      <w:pPr>
        <w:pStyle w:val="NoSpacing"/>
        <w:numPr>
          <w:ilvl w:val="0"/>
          <w:numId w:val="8"/>
        </w:numPr>
        <w:rPr>
          <w:del w:id="171" w:author="Becker, Kylie" w:date="2026-02-11T11:24:00Z" w16du:dateUtc="2026-02-11T17:24:00Z"/>
          <w:rFonts w:asciiTheme="minorHAnsi" w:hAnsiTheme="minorHAnsi" w:cstheme="minorHAnsi"/>
          <w:szCs w:val="22"/>
        </w:rPr>
      </w:pPr>
      <w:del w:id="172" w:author="Becker, Kylie" w:date="2026-02-11T11:24:00Z" w16du:dateUtc="2026-02-11T17:24:00Z">
        <w:r w:rsidRPr="0065142A" w:rsidDel="00920D50">
          <w:rPr>
            <w:rFonts w:asciiTheme="minorHAnsi" w:hAnsiTheme="minorHAnsi" w:cstheme="minorHAnsi"/>
            <w:szCs w:val="22"/>
          </w:rPr>
          <w:delText>Proof of any other income received (alimony, rental, child support, pension, etc.)</w:delText>
        </w:r>
      </w:del>
    </w:p>
    <w:p w14:paraId="4C356451" w14:textId="2395FD6F" w:rsidR="006C2511" w:rsidRPr="0065142A" w:rsidDel="00920D50" w:rsidRDefault="006C2511">
      <w:pPr>
        <w:pStyle w:val="NoSpacing"/>
        <w:numPr>
          <w:ilvl w:val="0"/>
          <w:numId w:val="8"/>
        </w:numPr>
        <w:rPr>
          <w:del w:id="173" w:author="Becker, Kylie" w:date="2026-02-11T11:24:00Z" w16du:dateUtc="2026-02-11T17:24:00Z"/>
          <w:rFonts w:asciiTheme="minorHAnsi" w:hAnsiTheme="minorHAnsi" w:cstheme="minorHAnsi"/>
          <w:szCs w:val="22"/>
        </w:rPr>
      </w:pPr>
      <w:del w:id="174" w:author="Becker, Kylie" w:date="2026-02-11T11:24:00Z" w16du:dateUtc="2026-02-11T17:24:00Z">
        <w:r w:rsidRPr="0065142A" w:rsidDel="00920D50">
          <w:rPr>
            <w:rFonts w:asciiTheme="minorHAnsi" w:hAnsiTheme="minorHAnsi" w:cstheme="minorHAnsi"/>
            <w:szCs w:val="22"/>
          </w:rPr>
          <w:delText>Proof of occupancy - a copy of the most recent utility bill such as a water bill, gas bill, electric</w:delText>
        </w:r>
      </w:del>
    </w:p>
    <w:p w14:paraId="37565E4E" w14:textId="445EF233" w:rsidR="006C2511" w:rsidRPr="0065142A" w:rsidDel="00920D50" w:rsidRDefault="006C2511" w:rsidP="006C2511">
      <w:pPr>
        <w:pStyle w:val="NoSpacing"/>
        <w:ind w:left="720"/>
        <w:rPr>
          <w:del w:id="175" w:author="Becker, Kylie" w:date="2026-02-11T11:24:00Z" w16du:dateUtc="2026-02-11T17:24:00Z"/>
          <w:rFonts w:asciiTheme="minorHAnsi" w:hAnsiTheme="minorHAnsi" w:cstheme="minorHAnsi"/>
          <w:szCs w:val="22"/>
        </w:rPr>
      </w:pPr>
      <w:del w:id="176" w:author="Becker, Kylie" w:date="2026-02-11T11:24:00Z" w16du:dateUtc="2026-02-11T17:24:00Z">
        <w:r w:rsidRPr="0065142A" w:rsidDel="00920D50">
          <w:rPr>
            <w:rFonts w:asciiTheme="minorHAnsi" w:hAnsiTheme="minorHAnsi" w:cstheme="minorHAnsi"/>
            <w:szCs w:val="22"/>
          </w:rPr>
          <w:delText>bill or phone bill for the subject property</w:delText>
        </w:r>
      </w:del>
    </w:p>
    <w:p w14:paraId="076C98E0" w14:textId="4EC7AEBB" w:rsidR="006C2511" w:rsidRPr="0065142A" w:rsidDel="00920D50" w:rsidRDefault="006C2511">
      <w:pPr>
        <w:pStyle w:val="NoSpacing"/>
        <w:numPr>
          <w:ilvl w:val="0"/>
          <w:numId w:val="8"/>
        </w:numPr>
        <w:rPr>
          <w:del w:id="177" w:author="Becker, Kylie" w:date="2026-02-11T11:24:00Z" w16du:dateUtc="2026-02-11T17:24:00Z"/>
          <w:rFonts w:asciiTheme="minorHAnsi" w:hAnsiTheme="minorHAnsi" w:cstheme="minorHAnsi"/>
          <w:szCs w:val="22"/>
        </w:rPr>
      </w:pPr>
      <w:del w:id="178" w:author="Becker, Kylie" w:date="2026-02-11T11:24:00Z" w16du:dateUtc="2026-02-11T17:24:00Z">
        <w:r w:rsidRPr="0065142A" w:rsidDel="00920D50">
          <w:rPr>
            <w:rFonts w:asciiTheme="minorHAnsi" w:hAnsiTheme="minorHAnsi" w:cstheme="minorHAnsi"/>
            <w:szCs w:val="22"/>
          </w:rPr>
          <w:delText xml:space="preserve">Proof of income for other household members living in the home (alimony, child support, </w:delText>
        </w:r>
      </w:del>
    </w:p>
    <w:p w14:paraId="6C31883D" w14:textId="2069D4FA" w:rsidR="006C2511" w:rsidRPr="0065142A" w:rsidDel="00920D50" w:rsidRDefault="006C2511" w:rsidP="006C2511">
      <w:pPr>
        <w:pStyle w:val="NoSpacing"/>
        <w:ind w:left="720"/>
        <w:rPr>
          <w:del w:id="179" w:author="Becker, Kylie" w:date="2026-02-11T11:24:00Z" w16du:dateUtc="2026-02-11T17:24:00Z"/>
          <w:rFonts w:asciiTheme="minorHAnsi" w:hAnsiTheme="minorHAnsi" w:cstheme="minorHAnsi"/>
          <w:szCs w:val="22"/>
        </w:rPr>
      </w:pPr>
      <w:del w:id="180" w:author="Becker, Kylie" w:date="2026-02-11T11:24:00Z" w16du:dateUtc="2026-02-11T17:24:00Z">
        <w:r w:rsidRPr="0065142A" w:rsidDel="00920D50">
          <w:rPr>
            <w:rFonts w:asciiTheme="minorHAnsi" w:hAnsiTheme="minorHAnsi" w:cstheme="minorHAnsi"/>
            <w:szCs w:val="22"/>
          </w:rPr>
          <w:delText>pension, etc.) if you want such income considered for a loan workout program – documentation should include contribution letter(s), cancelled checks, or any other supporting materials you have to validate this income</w:delText>
        </w:r>
      </w:del>
    </w:p>
    <w:p w14:paraId="43447536" w14:textId="32732564" w:rsidR="006C2511" w:rsidRPr="0065142A" w:rsidDel="00920D50" w:rsidRDefault="006C2511">
      <w:pPr>
        <w:pStyle w:val="NoSpacing"/>
        <w:numPr>
          <w:ilvl w:val="0"/>
          <w:numId w:val="8"/>
        </w:numPr>
        <w:rPr>
          <w:del w:id="181" w:author="Becker, Kylie" w:date="2026-02-11T11:24:00Z" w16du:dateUtc="2026-02-11T17:24:00Z"/>
          <w:rFonts w:asciiTheme="minorHAnsi" w:hAnsiTheme="minorHAnsi" w:cstheme="minorHAnsi"/>
          <w:szCs w:val="22"/>
        </w:rPr>
      </w:pPr>
      <w:del w:id="182" w:author="Becker, Kylie" w:date="2026-02-11T11:24:00Z" w16du:dateUtc="2026-02-11T17:24:00Z">
        <w:r w:rsidRPr="0065142A" w:rsidDel="00920D50">
          <w:rPr>
            <w:rFonts w:asciiTheme="minorHAnsi" w:hAnsiTheme="minorHAnsi" w:cstheme="minorHAnsi"/>
            <w:szCs w:val="22"/>
          </w:rPr>
          <w:delText>Copy of the most recent Homeowners Association (HOA)/condo monthly statement if applicable</w:delText>
        </w:r>
      </w:del>
    </w:p>
    <w:p w14:paraId="34516592" w14:textId="066E3484" w:rsidR="006C2511" w:rsidDel="00920D50" w:rsidRDefault="006C2511" w:rsidP="006C2511">
      <w:pPr>
        <w:pStyle w:val="NoSpacing"/>
        <w:ind w:left="720"/>
        <w:jc w:val="both"/>
        <w:rPr>
          <w:del w:id="183" w:author="Becker, Kylie" w:date="2026-02-11T11:24:00Z" w16du:dateUtc="2026-02-11T17:24:00Z"/>
          <w:rFonts w:asciiTheme="minorHAnsi" w:hAnsiTheme="minorHAnsi" w:cstheme="minorHAnsi"/>
          <w:szCs w:val="22"/>
        </w:rPr>
      </w:pPr>
    </w:p>
    <w:p w14:paraId="31B25A6C" w14:textId="7A8D2DDB" w:rsidR="006C2511" w:rsidRPr="00DF153A" w:rsidDel="00920D50" w:rsidRDefault="006C2511" w:rsidP="006C2511">
      <w:pPr>
        <w:pStyle w:val="NoSpacing"/>
        <w:rPr>
          <w:del w:id="184" w:author="Becker, Kylie" w:date="2026-02-11T11:24:00Z" w16du:dateUtc="2026-02-11T17:24:00Z"/>
          <w:rFonts w:asciiTheme="minorHAnsi" w:hAnsiTheme="minorHAnsi" w:cstheme="minorHAnsi"/>
          <w:b/>
          <w:bCs w:val="0"/>
          <w:szCs w:val="22"/>
        </w:rPr>
      </w:pPr>
      <w:del w:id="185" w:author="Becker, Kylie" w:date="2026-02-11T11:24:00Z" w16du:dateUtc="2026-02-11T17:24:00Z">
        <w:r w:rsidRPr="00DF153A" w:rsidDel="00920D50">
          <w:rPr>
            <w:rFonts w:asciiTheme="minorHAnsi" w:hAnsiTheme="minorHAnsi" w:cstheme="minorHAnsi"/>
            <w:b/>
            <w:szCs w:val="22"/>
          </w:rPr>
          <w:delText>If you have income such as social security, disability or death benefits, pension, public assistance, or unemployment:</w:delText>
        </w:r>
      </w:del>
    </w:p>
    <w:p w14:paraId="2243A68C" w14:textId="4F6D3AFF" w:rsidR="006C2511" w:rsidRPr="003C0B7F" w:rsidDel="00920D50" w:rsidRDefault="006C2511">
      <w:pPr>
        <w:pStyle w:val="NoSpacing"/>
        <w:numPr>
          <w:ilvl w:val="0"/>
          <w:numId w:val="10"/>
        </w:numPr>
        <w:rPr>
          <w:del w:id="186" w:author="Becker, Kylie" w:date="2026-02-11T11:24:00Z" w16du:dateUtc="2026-02-11T17:24:00Z"/>
          <w:rFonts w:asciiTheme="minorHAnsi" w:hAnsiTheme="minorHAnsi" w:cstheme="minorHAnsi"/>
          <w:szCs w:val="22"/>
        </w:rPr>
      </w:pPr>
      <w:del w:id="187" w:author="Becker, Kylie" w:date="2026-02-11T11:24:00Z" w16du:dateUtc="2026-02-11T17:24:00Z">
        <w:r w:rsidRPr="003C0B7F" w:rsidDel="00920D50">
          <w:rPr>
            <w:rFonts w:asciiTheme="minorHAnsi" w:hAnsiTheme="minorHAnsi" w:cstheme="minorHAnsi"/>
            <w:szCs w:val="22"/>
          </w:rPr>
          <w:delText>Copy of most recent federal tax return with all schedules and W-2 or copies of two most recent</w:delText>
        </w:r>
      </w:del>
    </w:p>
    <w:p w14:paraId="1858FD03" w14:textId="5AD96EE0" w:rsidR="006C2511" w:rsidRPr="003C0B7F" w:rsidDel="00920D50" w:rsidRDefault="006C2511" w:rsidP="006C2511">
      <w:pPr>
        <w:pStyle w:val="NoSpacing"/>
        <w:ind w:left="720"/>
        <w:rPr>
          <w:del w:id="188" w:author="Becker, Kylie" w:date="2026-02-11T11:24:00Z" w16du:dateUtc="2026-02-11T17:24:00Z"/>
          <w:rFonts w:asciiTheme="minorHAnsi" w:hAnsiTheme="minorHAnsi" w:cstheme="minorHAnsi"/>
          <w:szCs w:val="22"/>
        </w:rPr>
      </w:pPr>
      <w:del w:id="189" w:author="Becker, Kylie" w:date="2026-02-11T11:24:00Z" w16du:dateUtc="2026-02-11T17:24:00Z">
        <w:r w:rsidRPr="003C0B7F" w:rsidDel="00920D50">
          <w:rPr>
            <w:rFonts w:asciiTheme="minorHAnsi" w:hAnsiTheme="minorHAnsi" w:cstheme="minorHAnsi"/>
            <w:szCs w:val="22"/>
          </w:rPr>
          <w:delText>bank statements</w:delText>
        </w:r>
      </w:del>
    </w:p>
    <w:p w14:paraId="28EF1FC0" w14:textId="4CAA222D" w:rsidR="006C2511" w:rsidRPr="003C0B7F" w:rsidDel="00920D50" w:rsidRDefault="006C2511">
      <w:pPr>
        <w:pStyle w:val="NoSpacing"/>
        <w:numPr>
          <w:ilvl w:val="0"/>
          <w:numId w:val="10"/>
        </w:numPr>
        <w:rPr>
          <w:del w:id="190" w:author="Becker, Kylie" w:date="2026-02-11T11:24:00Z" w16du:dateUtc="2026-02-11T17:24:00Z"/>
          <w:rFonts w:asciiTheme="minorHAnsi" w:hAnsiTheme="minorHAnsi" w:cstheme="minorHAnsi"/>
          <w:szCs w:val="22"/>
        </w:rPr>
      </w:pPr>
      <w:del w:id="191" w:author="Becker, Kylie" w:date="2026-02-11T11:24:00Z" w16du:dateUtc="2026-02-11T17:24:00Z">
        <w:r w:rsidRPr="003C0B7F" w:rsidDel="00920D50">
          <w:rPr>
            <w:rFonts w:asciiTheme="minorHAnsi" w:hAnsiTheme="minorHAnsi" w:cstheme="minorHAnsi"/>
            <w:szCs w:val="22"/>
          </w:rPr>
          <w:delText xml:space="preserve">Copy of benefits statement or letter from the provider that states the amount, frequency and </w:delText>
        </w:r>
      </w:del>
    </w:p>
    <w:p w14:paraId="78A1E369" w14:textId="06177A1A" w:rsidR="006C2511" w:rsidRPr="003C0B7F" w:rsidDel="00920D50" w:rsidRDefault="006C2511" w:rsidP="006C2511">
      <w:pPr>
        <w:pStyle w:val="NoSpacing"/>
        <w:ind w:left="720"/>
        <w:rPr>
          <w:del w:id="192" w:author="Becker, Kylie" w:date="2026-02-11T11:24:00Z" w16du:dateUtc="2026-02-11T17:24:00Z"/>
          <w:rFonts w:asciiTheme="minorHAnsi" w:hAnsiTheme="minorHAnsi" w:cstheme="minorHAnsi"/>
          <w:szCs w:val="22"/>
        </w:rPr>
      </w:pPr>
      <w:del w:id="193" w:author="Becker, Kylie" w:date="2026-02-11T11:24:00Z" w16du:dateUtc="2026-02-11T17:24:00Z">
        <w:r w:rsidRPr="003C0B7F" w:rsidDel="00920D50">
          <w:rPr>
            <w:rFonts w:asciiTheme="minorHAnsi" w:hAnsiTheme="minorHAnsi" w:cstheme="minorHAnsi"/>
            <w:szCs w:val="22"/>
          </w:rPr>
          <w:delText>duration of the benefit</w:delText>
        </w:r>
      </w:del>
    </w:p>
    <w:p w14:paraId="759E2B1A" w14:textId="0B6A8459" w:rsidR="006C2511" w:rsidDel="00920D50" w:rsidRDefault="006C2511">
      <w:pPr>
        <w:pStyle w:val="NoSpacing"/>
        <w:numPr>
          <w:ilvl w:val="0"/>
          <w:numId w:val="10"/>
        </w:numPr>
        <w:rPr>
          <w:del w:id="194" w:author="Becker, Kylie" w:date="2026-02-11T11:24:00Z" w16du:dateUtc="2026-02-11T17:24:00Z"/>
          <w:rFonts w:asciiTheme="minorHAnsi" w:hAnsiTheme="minorHAnsi" w:cstheme="minorHAnsi"/>
          <w:szCs w:val="22"/>
        </w:rPr>
      </w:pPr>
      <w:del w:id="195" w:author="Becker, Kylie" w:date="2026-02-11T11:24:00Z" w16du:dateUtc="2026-02-11T17:24:00Z">
        <w:r w:rsidRPr="003C0B7F" w:rsidDel="00920D50">
          <w:rPr>
            <w:rFonts w:asciiTheme="minorHAnsi" w:hAnsiTheme="minorHAnsi" w:cstheme="minorHAnsi"/>
            <w:szCs w:val="22"/>
          </w:rPr>
          <w:delText>Copy of the most recent Homeowners Association (HOA)/condo monthly statement if applicable</w:delText>
        </w:r>
      </w:del>
    </w:p>
    <w:p w14:paraId="4FE87D4E" w14:textId="10640322" w:rsidR="006C2511" w:rsidRPr="003C0B7F" w:rsidDel="00920D50" w:rsidRDefault="006C2511" w:rsidP="006C2511">
      <w:pPr>
        <w:pStyle w:val="NoSpacing"/>
        <w:rPr>
          <w:del w:id="196" w:author="Becker, Kylie" w:date="2026-02-11T11:24:00Z" w16du:dateUtc="2026-02-11T17:24:00Z"/>
          <w:rFonts w:asciiTheme="minorHAnsi" w:hAnsiTheme="minorHAnsi" w:cstheme="minorHAnsi"/>
          <w:szCs w:val="22"/>
        </w:rPr>
      </w:pPr>
    </w:p>
    <w:p w14:paraId="251BF2BA" w14:textId="04B105A4" w:rsidR="006C2511" w:rsidRPr="00026A93" w:rsidDel="00920D50" w:rsidRDefault="006C2511" w:rsidP="006C2511">
      <w:pPr>
        <w:pStyle w:val="NoSpacing"/>
        <w:rPr>
          <w:del w:id="197" w:author="Becker, Kylie" w:date="2026-02-11T11:24:00Z" w16du:dateUtc="2026-02-11T17:24:00Z"/>
          <w:rFonts w:asciiTheme="minorHAnsi" w:hAnsiTheme="minorHAnsi" w:cstheme="minorHAnsi"/>
          <w:b/>
          <w:bCs w:val="0"/>
          <w:szCs w:val="22"/>
        </w:rPr>
      </w:pPr>
      <w:del w:id="198" w:author="Becker, Kylie" w:date="2026-02-11T11:24:00Z" w16du:dateUtc="2026-02-11T17:24:00Z">
        <w:r w:rsidRPr="00026A93" w:rsidDel="00920D50">
          <w:rPr>
            <w:rFonts w:asciiTheme="minorHAnsi" w:hAnsiTheme="minorHAnsi" w:cstheme="minorHAnsi"/>
            <w:b/>
            <w:szCs w:val="22"/>
          </w:rPr>
          <w:delText>If you are relying on alimony or child support as qualifying income:</w:delText>
        </w:r>
      </w:del>
    </w:p>
    <w:p w14:paraId="3C3B97CC" w14:textId="1D1088E5" w:rsidR="006C2511" w:rsidRPr="00026A93" w:rsidDel="00920D50" w:rsidRDefault="006C2511">
      <w:pPr>
        <w:pStyle w:val="NoSpacing"/>
        <w:numPr>
          <w:ilvl w:val="0"/>
          <w:numId w:val="11"/>
        </w:numPr>
        <w:rPr>
          <w:del w:id="199" w:author="Becker, Kylie" w:date="2026-02-11T11:24:00Z" w16du:dateUtc="2026-02-11T17:24:00Z"/>
          <w:rFonts w:asciiTheme="minorHAnsi" w:hAnsiTheme="minorHAnsi" w:cstheme="minorHAnsi"/>
          <w:szCs w:val="22"/>
        </w:rPr>
      </w:pPr>
      <w:del w:id="200" w:author="Becker, Kylie" w:date="2026-02-11T11:24:00Z" w16du:dateUtc="2026-02-11T17:24:00Z">
        <w:r w:rsidRPr="00026A93" w:rsidDel="00920D50">
          <w:rPr>
            <w:rFonts w:asciiTheme="minorHAnsi" w:hAnsiTheme="minorHAnsi" w:cstheme="minorHAnsi"/>
            <w:szCs w:val="22"/>
          </w:rPr>
          <w:delText xml:space="preserve">Copy of divorce decree, separation agreement or other written agreement or decree that states </w:delText>
        </w:r>
      </w:del>
    </w:p>
    <w:p w14:paraId="553B38DC" w14:textId="771B4C6C" w:rsidR="006C2511" w:rsidRPr="00026A93" w:rsidDel="00920D50" w:rsidRDefault="006C2511" w:rsidP="006C2511">
      <w:pPr>
        <w:pStyle w:val="NoSpacing"/>
        <w:ind w:left="720"/>
        <w:rPr>
          <w:del w:id="201" w:author="Becker, Kylie" w:date="2026-02-11T11:24:00Z" w16du:dateUtc="2026-02-11T17:24:00Z"/>
          <w:rFonts w:asciiTheme="minorHAnsi" w:hAnsiTheme="minorHAnsi" w:cstheme="minorHAnsi"/>
          <w:szCs w:val="22"/>
        </w:rPr>
      </w:pPr>
      <w:del w:id="202" w:author="Becker, Kylie" w:date="2026-02-11T11:24:00Z" w16du:dateUtc="2026-02-11T17:24:00Z">
        <w:r w:rsidRPr="00026A93" w:rsidDel="00920D50">
          <w:rPr>
            <w:rFonts w:asciiTheme="minorHAnsi" w:hAnsiTheme="minorHAnsi" w:cstheme="minorHAnsi"/>
            <w:szCs w:val="22"/>
          </w:rPr>
          <w:delText>the amount of the alimony or child support and period of time over which it will be received</w:delText>
        </w:r>
      </w:del>
    </w:p>
    <w:p w14:paraId="5C014243" w14:textId="2ACEC755" w:rsidR="006C2511" w:rsidRPr="00026A93" w:rsidDel="00920D50" w:rsidRDefault="006C2511">
      <w:pPr>
        <w:pStyle w:val="NoSpacing"/>
        <w:numPr>
          <w:ilvl w:val="0"/>
          <w:numId w:val="11"/>
        </w:numPr>
        <w:rPr>
          <w:del w:id="203" w:author="Becker, Kylie" w:date="2026-02-11T11:24:00Z" w16du:dateUtc="2026-02-11T17:24:00Z"/>
          <w:rFonts w:asciiTheme="minorHAnsi" w:hAnsiTheme="minorHAnsi" w:cstheme="minorHAnsi"/>
          <w:szCs w:val="22"/>
        </w:rPr>
      </w:pPr>
      <w:del w:id="204" w:author="Becker, Kylie" w:date="2026-02-11T11:24:00Z" w16du:dateUtc="2026-02-11T17:24:00Z">
        <w:r w:rsidRPr="00026A93" w:rsidDel="00920D50">
          <w:rPr>
            <w:rFonts w:asciiTheme="minorHAnsi" w:hAnsiTheme="minorHAnsi" w:cstheme="minorHAnsi"/>
            <w:szCs w:val="22"/>
          </w:rPr>
          <w:delText>Proof of full, regular and timely payments; for example, deposit slips, bank statements, court</w:delText>
        </w:r>
      </w:del>
    </w:p>
    <w:p w14:paraId="3757E539" w14:textId="7900DAEF" w:rsidR="006C2511" w:rsidRPr="00026A93" w:rsidDel="00920D50" w:rsidRDefault="006C2511" w:rsidP="006C2511">
      <w:pPr>
        <w:pStyle w:val="NoSpacing"/>
        <w:ind w:left="720"/>
        <w:rPr>
          <w:del w:id="205" w:author="Becker, Kylie" w:date="2026-02-11T11:24:00Z" w16du:dateUtc="2026-02-11T17:24:00Z"/>
          <w:rFonts w:asciiTheme="minorHAnsi" w:hAnsiTheme="minorHAnsi" w:cstheme="minorHAnsi"/>
          <w:szCs w:val="22"/>
        </w:rPr>
      </w:pPr>
      <w:del w:id="206" w:author="Becker, Kylie" w:date="2026-02-11T11:24:00Z" w16du:dateUtc="2026-02-11T17:24:00Z">
        <w:r w:rsidRPr="00026A93" w:rsidDel="00920D50">
          <w:rPr>
            <w:rFonts w:asciiTheme="minorHAnsi" w:hAnsiTheme="minorHAnsi" w:cstheme="minorHAnsi"/>
            <w:szCs w:val="22"/>
          </w:rPr>
          <w:delText>verification or filed federal tax return with all schedules</w:delText>
        </w:r>
      </w:del>
    </w:p>
    <w:p w14:paraId="4201903A" w14:textId="019B4A3F" w:rsidR="006C2511" w:rsidRPr="00026A93" w:rsidDel="00920D50" w:rsidRDefault="006C2511">
      <w:pPr>
        <w:pStyle w:val="NoSpacing"/>
        <w:numPr>
          <w:ilvl w:val="0"/>
          <w:numId w:val="11"/>
        </w:numPr>
        <w:rPr>
          <w:del w:id="207" w:author="Becker, Kylie" w:date="2026-02-11T11:24:00Z" w16du:dateUtc="2026-02-11T17:24:00Z"/>
          <w:rFonts w:asciiTheme="minorHAnsi" w:hAnsiTheme="minorHAnsi" w:cstheme="minorHAnsi"/>
          <w:szCs w:val="22"/>
        </w:rPr>
      </w:pPr>
      <w:del w:id="208" w:author="Becker, Kylie" w:date="2026-02-11T11:24:00Z" w16du:dateUtc="2026-02-11T17:24:00Z">
        <w:r w:rsidRPr="00026A93" w:rsidDel="00920D50">
          <w:rPr>
            <w:rFonts w:asciiTheme="minorHAnsi" w:hAnsiTheme="minorHAnsi" w:cstheme="minorHAnsi"/>
            <w:szCs w:val="22"/>
          </w:rPr>
          <w:delText>Copy of the most recent Homeowners Association (HOA)/condo monthly statement if</w:delText>
        </w:r>
      </w:del>
    </w:p>
    <w:p w14:paraId="5106D6B6" w14:textId="57976BC8" w:rsidR="006C2511" w:rsidRPr="00026A93" w:rsidDel="00920D50" w:rsidRDefault="006C2511" w:rsidP="006C2511">
      <w:pPr>
        <w:pStyle w:val="NoSpacing"/>
        <w:ind w:left="720"/>
        <w:rPr>
          <w:del w:id="209" w:author="Becker, Kylie" w:date="2026-02-11T11:24:00Z" w16du:dateUtc="2026-02-11T17:24:00Z"/>
          <w:rFonts w:asciiTheme="minorHAnsi" w:hAnsiTheme="minorHAnsi" w:cstheme="minorHAnsi"/>
          <w:szCs w:val="22"/>
        </w:rPr>
      </w:pPr>
      <w:del w:id="210" w:author="Becker, Kylie" w:date="2026-02-11T11:24:00Z" w16du:dateUtc="2026-02-11T17:24:00Z">
        <w:r w:rsidDel="00920D50">
          <w:rPr>
            <w:rFonts w:asciiTheme="minorHAnsi" w:hAnsiTheme="minorHAnsi" w:cstheme="minorHAnsi"/>
            <w:szCs w:val="22"/>
          </w:rPr>
          <w:delText>applicable</w:delText>
        </w:r>
      </w:del>
    </w:p>
    <w:p w14:paraId="0E67F590" w14:textId="670EAA4D" w:rsidR="006C2511" w:rsidRPr="00893ADC" w:rsidDel="00920D50" w:rsidRDefault="006C2511" w:rsidP="006C2511">
      <w:pPr>
        <w:pStyle w:val="NoSpacing"/>
        <w:rPr>
          <w:del w:id="211" w:author="Becker, Kylie" w:date="2026-02-11T11:24:00Z" w16du:dateUtc="2026-02-11T17:24:00Z"/>
          <w:rFonts w:asciiTheme="minorHAnsi" w:hAnsiTheme="minorHAnsi"/>
          <w:szCs w:val="22"/>
        </w:rPr>
      </w:pPr>
    </w:p>
    <w:p w14:paraId="454448F0" w14:textId="27C1F716" w:rsidR="006C2511" w:rsidRPr="00F66936" w:rsidDel="00920D50" w:rsidRDefault="006C2511" w:rsidP="006C2511">
      <w:pPr>
        <w:pStyle w:val="NoSpacing"/>
        <w:rPr>
          <w:del w:id="212" w:author="Becker, Kylie" w:date="2026-02-11T11:24:00Z" w16du:dateUtc="2026-02-11T17:24:00Z"/>
          <w:rFonts w:asciiTheme="minorHAnsi" w:hAnsiTheme="minorHAnsi" w:cstheme="minorHAnsi"/>
          <w:b/>
          <w:bCs w:val="0"/>
          <w:szCs w:val="22"/>
        </w:rPr>
      </w:pPr>
      <w:del w:id="213" w:author="Becker, Kylie" w:date="2026-02-11T11:24:00Z" w16du:dateUtc="2026-02-11T17:24:00Z">
        <w:r w:rsidRPr="00F66936" w:rsidDel="00920D50">
          <w:rPr>
            <w:rFonts w:asciiTheme="minorHAnsi" w:hAnsiTheme="minorHAnsi" w:cstheme="minorHAnsi"/>
            <w:b/>
            <w:szCs w:val="22"/>
          </w:rPr>
          <w:delText>If you have rental income:</w:delText>
        </w:r>
      </w:del>
    </w:p>
    <w:p w14:paraId="67AEFECB" w14:textId="07CC8CF6" w:rsidR="006C2511" w:rsidRPr="00F66936" w:rsidDel="00920D50" w:rsidRDefault="006C2511">
      <w:pPr>
        <w:pStyle w:val="NoSpacing"/>
        <w:numPr>
          <w:ilvl w:val="0"/>
          <w:numId w:val="12"/>
        </w:numPr>
        <w:rPr>
          <w:del w:id="214" w:author="Becker, Kylie" w:date="2026-02-11T11:24:00Z" w16du:dateUtc="2026-02-11T17:24:00Z"/>
          <w:rFonts w:asciiTheme="minorHAnsi" w:hAnsiTheme="minorHAnsi" w:cstheme="minorHAnsi"/>
          <w:szCs w:val="22"/>
        </w:rPr>
      </w:pPr>
      <w:del w:id="215" w:author="Becker, Kylie" w:date="2026-02-11T11:24:00Z" w16du:dateUtc="2026-02-11T17:24:00Z">
        <w:r w:rsidRPr="00F66936" w:rsidDel="00920D50">
          <w:rPr>
            <w:rFonts w:asciiTheme="minorHAnsi" w:hAnsiTheme="minorHAnsi" w:cstheme="minorHAnsi"/>
            <w:szCs w:val="22"/>
          </w:rPr>
          <w:delText xml:space="preserve">Copies of most recent two (2) years filed federal tax returns with all schedules, including </w:delText>
        </w:r>
      </w:del>
    </w:p>
    <w:p w14:paraId="3F71A942" w14:textId="175C60B5" w:rsidR="006C2511" w:rsidRPr="00F66936" w:rsidRDefault="006C2511" w:rsidP="006C2511">
      <w:pPr>
        <w:pStyle w:val="NoSpacing"/>
        <w:ind w:left="720"/>
        <w:rPr>
          <w:rFonts w:asciiTheme="minorHAnsi" w:hAnsiTheme="minorHAnsi" w:cstheme="minorHAnsi"/>
          <w:szCs w:val="22"/>
        </w:rPr>
      </w:pPr>
      <w:del w:id="216" w:author="Becker, Kylie" w:date="2026-02-11T11:24:00Z" w16du:dateUtc="2026-02-11T17:24:00Z">
        <w:r w:rsidRPr="00F66936" w:rsidDel="00920D50">
          <w:rPr>
            <w:rFonts w:asciiTheme="minorHAnsi" w:hAnsiTheme="minorHAnsi" w:cstheme="minorHAnsi"/>
            <w:szCs w:val="22"/>
          </w:rPr>
          <w:delText>Schedule E-Supplement Income and Loss</w:delText>
        </w:r>
      </w:del>
    </w:p>
    <w:p w14:paraId="067717F4" w14:textId="77777777" w:rsidR="006C2511" w:rsidRPr="00893ADC" w:rsidRDefault="006C2511" w:rsidP="006C2511">
      <w:pPr>
        <w:pStyle w:val="NoSpacing"/>
        <w:ind w:left="720"/>
        <w:rPr>
          <w:rFonts w:asciiTheme="minorHAnsi" w:hAnsiTheme="minorHAnsi" w:cstheme="minorHAnsi"/>
          <w:szCs w:val="22"/>
        </w:rPr>
      </w:pPr>
    </w:p>
    <w:p w14:paraId="3F93C207" w14:textId="6D07CD6C" w:rsidR="00E24F2E" w:rsidRPr="00E24F2E" w:rsidRDefault="00766587" w:rsidP="00E24F2E">
      <w:pPr>
        <w:pStyle w:val="NoSpacing"/>
      </w:pPr>
      <w:commentRangeStart w:id="217"/>
      <w:commentRangeStart w:id="218"/>
      <w:commentRangeStart w:id="219"/>
      <w:r w:rsidRPr="0020434E">
        <w:t>Please understand that even if you are not interested in a</w:t>
      </w:r>
      <w:r w:rsidR="00E81933" w:rsidRPr="0020434E">
        <w:t xml:space="preserve"> </w:t>
      </w:r>
      <w:r w:rsidR="00D263C3">
        <w:t>L</w:t>
      </w:r>
      <w:r w:rsidR="006F6F38">
        <w:t xml:space="preserve">oss </w:t>
      </w:r>
      <w:r w:rsidR="00D263C3">
        <w:t>M</w:t>
      </w:r>
      <w:r w:rsidR="006F6F38">
        <w:t xml:space="preserve">itigation </w:t>
      </w:r>
      <w:r w:rsidR="00D263C3">
        <w:t>C</w:t>
      </w:r>
      <w:r w:rsidR="006F6F38">
        <w:t>onsultation</w:t>
      </w:r>
      <w:r w:rsidRPr="0020434E">
        <w:t>,</w:t>
      </w:r>
      <w:r w:rsidR="003F360A">
        <w:t xml:space="preserve"> </w:t>
      </w:r>
      <w:r w:rsidRPr="0020434E">
        <w:t xml:space="preserve">we will continue to contact you by phone or by mail if </w:t>
      </w:r>
      <w:r w:rsidR="00106ADB" w:rsidRPr="0020434E">
        <w:t>the</w:t>
      </w:r>
      <w:r w:rsidRPr="0020434E">
        <w:t xml:space="preserve"> loan remains past due. </w:t>
      </w:r>
      <w:r w:rsidR="00E24F2E" w:rsidRPr="00E24F2E">
        <w:t xml:space="preserve">If you have any questions or concerns, please call our </w:t>
      </w:r>
      <w:ins w:id="220" w:author="Brittany Torres" w:date="2026-02-11T09:54:00Z" w16du:dateUtc="2026-02-11T15:54:00Z">
        <w:r w:rsidR="00386225">
          <w:t xml:space="preserve">Loss-Mitigation </w:t>
        </w:r>
      </w:ins>
      <w:commentRangeStart w:id="221"/>
      <w:commentRangeStart w:id="222"/>
      <w:commentRangeStart w:id="223"/>
      <w:del w:id="224" w:author="Brittany Torres" w:date="2026-02-11T09:54:00Z" w16du:dateUtc="2026-02-11T15:54:00Z">
        <w:r w:rsidR="00E24F2E" w:rsidRPr="00E24F2E" w:rsidDel="00386225">
          <w:delText xml:space="preserve">Collections </w:delText>
        </w:r>
      </w:del>
      <w:r w:rsidR="00E24F2E" w:rsidRPr="00E24F2E">
        <w:t>Department</w:t>
      </w:r>
      <w:commentRangeEnd w:id="221"/>
      <w:r w:rsidR="00B11C73" w:rsidRPr="00E24F2E">
        <w:rPr>
          <w:rStyle w:val="CommentReference"/>
          <w:sz w:val="22"/>
          <w:szCs w:val="20"/>
        </w:rPr>
        <w:commentReference w:id="221"/>
      </w:r>
      <w:commentRangeEnd w:id="222"/>
      <w:r w:rsidR="00C70717" w:rsidRPr="00E24F2E">
        <w:rPr>
          <w:rStyle w:val="CommentReference"/>
          <w:sz w:val="22"/>
          <w:szCs w:val="20"/>
        </w:rPr>
        <w:commentReference w:id="222"/>
      </w:r>
      <w:commentRangeEnd w:id="223"/>
      <w:r w:rsidR="00386225" w:rsidRPr="00E24F2E">
        <w:rPr>
          <w:rStyle w:val="CommentReference"/>
          <w:sz w:val="22"/>
          <w:szCs w:val="20"/>
        </w:rPr>
        <w:commentReference w:id="223"/>
      </w:r>
      <w:r w:rsidR="00E24F2E" w:rsidRPr="00E24F2E">
        <w:t xml:space="preserve"> at </w:t>
      </w:r>
      <w:commentRangeStart w:id="225"/>
      <w:commentRangeStart w:id="226"/>
      <w:commentRangeStart w:id="227"/>
      <w:r w:rsidR="00E24F2E" w:rsidRPr="00E24F2E">
        <w:t>{[</w:t>
      </w:r>
      <w:ins w:id="228" w:author="Brittany Torres" w:date="2026-02-11T09:55:00Z" w16du:dateUtc="2026-02-11T15:55:00Z">
        <w:r w:rsidR="00386225">
          <w:t>SPO</w:t>
        </w:r>
      </w:ins>
      <w:ins w:id="229" w:author="Brittany Torres" w:date="2026-02-11T09:56:00Z" w16du:dateUtc="2026-02-11T15:56:00Z">
        <w:r w:rsidR="00386225">
          <w:t>C</w:t>
        </w:r>
      </w:ins>
      <w:ins w:id="230" w:author="Brittany Torres" w:date="2026-02-11T09:55:00Z" w16du:dateUtc="2026-02-11T15:55:00Z">
        <w:r w:rsidR="00386225">
          <w:t>ContactPhone</w:t>
        </w:r>
      </w:ins>
      <w:del w:id="231" w:author="Brittany Torres" w:date="2026-02-11T09:55:00Z" w16du:dateUtc="2026-02-11T15:55:00Z">
        <w:r w:rsidR="00E24F2E" w:rsidRPr="00E24F2E" w:rsidDel="00386225">
          <w:delText>CSPhoneNumber</w:delText>
        </w:r>
      </w:del>
      <w:r w:rsidR="00E24F2E" w:rsidRPr="00E24F2E">
        <w:t>]}</w:t>
      </w:r>
      <w:commentRangeEnd w:id="225"/>
      <w:r w:rsidR="00AD309A" w:rsidRPr="00E24F2E">
        <w:rPr>
          <w:rStyle w:val="CommentReference"/>
          <w:sz w:val="22"/>
          <w:szCs w:val="20"/>
        </w:rPr>
        <w:commentReference w:id="225"/>
      </w:r>
      <w:commentRangeEnd w:id="226"/>
      <w:r w:rsidR="00C70717" w:rsidRPr="00E24F2E">
        <w:rPr>
          <w:rStyle w:val="CommentReference"/>
          <w:sz w:val="22"/>
          <w:szCs w:val="20"/>
        </w:rPr>
        <w:commentReference w:id="226"/>
      </w:r>
      <w:commentRangeEnd w:id="227"/>
      <w:r w:rsidR="00386225" w:rsidRPr="00E24F2E">
        <w:rPr>
          <w:rStyle w:val="CommentReference"/>
          <w:sz w:val="22"/>
          <w:szCs w:val="20"/>
        </w:rPr>
        <w:commentReference w:id="227"/>
      </w:r>
      <w:r w:rsidR="00E24F2E" w:rsidRPr="00E24F2E">
        <w:t>. Our office is open {[HoursOfOperation]}.</w:t>
      </w:r>
      <w:commentRangeEnd w:id="217"/>
      <w:r w:rsidR="00E24F2E" w:rsidRPr="00E24F2E">
        <w:rPr>
          <w:rStyle w:val="CommentReference"/>
          <w:sz w:val="22"/>
          <w:szCs w:val="20"/>
        </w:rPr>
        <w:commentReference w:id="217"/>
      </w:r>
      <w:commentRangeEnd w:id="218"/>
      <w:r w:rsidR="00C70717" w:rsidRPr="00E24F2E">
        <w:rPr>
          <w:rStyle w:val="CommentReference"/>
          <w:sz w:val="22"/>
          <w:szCs w:val="20"/>
        </w:rPr>
        <w:commentReference w:id="218"/>
      </w:r>
      <w:commentRangeEnd w:id="219"/>
      <w:r w:rsidR="00386225" w:rsidRPr="00E24F2E">
        <w:rPr>
          <w:rStyle w:val="CommentReference"/>
          <w:sz w:val="22"/>
          <w:szCs w:val="20"/>
        </w:rPr>
        <w:commentReference w:id="219"/>
      </w:r>
    </w:p>
    <w:p w14:paraId="3E7F6A66" w14:textId="77777777" w:rsidR="00E24F2E" w:rsidRDefault="00E24F2E" w:rsidP="0020434E">
      <w:pPr>
        <w:pStyle w:val="NoSpacing"/>
      </w:pPr>
    </w:p>
    <w:p w14:paraId="2F70859D" w14:textId="77777777" w:rsidR="008808DA" w:rsidRPr="008808DA" w:rsidRDefault="008808DA" w:rsidP="008808DA">
      <w:pPr>
        <w:jc w:val="both"/>
        <w:rPr>
          <w:rFonts w:asciiTheme="minorHAnsi" w:hAnsiTheme="minorHAnsi" w:cstheme="minorHAnsi"/>
          <w:spacing w:val="-1"/>
          <w:sz w:val="22"/>
          <w:szCs w:val="22"/>
          <w:shd w:val="clear" w:color="auto" w:fill="FFFFFF"/>
        </w:rPr>
      </w:pPr>
      <w:commentRangeStart w:id="232"/>
      <w:r w:rsidRPr="008808DA">
        <w:rPr>
          <w:rFonts w:asciiTheme="minorHAnsi" w:hAnsiTheme="minorHAnsi" w:cstheme="minorHAnsi"/>
          <w:b/>
          <w:bCs/>
          <w:spacing w:val="-1"/>
          <w:sz w:val="22"/>
          <w:szCs w:val="22"/>
          <w:shd w:val="clear" w:color="auto" w:fill="FFFFFF"/>
        </w:rPr>
        <w:t>Information for properties located on Native American or tribal lands</w:t>
      </w:r>
    </w:p>
    <w:p w14:paraId="0AC2A25E" w14:textId="77777777" w:rsidR="008808DA" w:rsidRPr="008808DA" w:rsidRDefault="008808DA" w:rsidP="008808DA">
      <w:pPr>
        <w:jc w:val="both"/>
        <w:rPr>
          <w:rFonts w:asciiTheme="minorHAnsi" w:hAnsiTheme="minorHAnsi" w:cstheme="minorHAnsi"/>
          <w:spacing w:val="-1"/>
          <w:sz w:val="22"/>
          <w:szCs w:val="22"/>
          <w:shd w:val="clear" w:color="auto" w:fill="FFFFFF"/>
        </w:rPr>
      </w:pPr>
      <w:r w:rsidRPr="008808DA">
        <w:rPr>
          <w:rFonts w:asciiTheme="minorHAnsi" w:hAnsiTheme="minorHAnsi" w:cstheme="minorHAnsi"/>
          <w:spacing w:val="-1"/>
          <w:sz w:val="22"/>
          <w:szCs w:val="22"/>
          <w:shd w:val="clear" w:color="auto" w:fill="FFFFFF"/>
        </w:rPr>
        <w:t>If your property is located on Native American or tribal land that is insured by Section 248 of the National Housing Act, you should be aware that HUD will report the status and payment history of your loan to local credit bureaus and prospective creditors. If you have questions, contact HUD at:</w:t>
      </w:r>
    </w:p>
    <w:p w14:paraId="67DBAAD1" w14:textId="77777777" w:rsidR="008808DA" w:rsidRPr="008808DA" w:rsidRDefault="008808DA" w:rsidP="008808DA">
      <w:pPr>
        <w:jc w:val="both"/>
        <w:rPr>
          <w:rFonts w:asciiTheme="minorHAnsi" w:hAnsiTheme="minorHAnsi" w:cstheme="minorHAnsi"/>
          <w:spacing w:val="-1"/>
          <w:sz w:val="22"/>
          <w:szCs w:val="22"/>
          <w:shd w:val="clear" w:color="auto" w:fill="FFFFFF"/>
        </w:rPr>
      </w:pP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t>Mail:</w:t>
      </w: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t>U.S. HUD</w:t>
      </w:r>
    </w:p>
    <w:p w14:paraId="7134F661" w14:textId="77777777" w:rsidR="008808DA" w:rsidRPr="008808DA" w:rsidRDefault="008808DA" w:rsidP="008808DA">
      <w:pPr>
        <w:jc w:val="both"/>
        <w:rPr>
          <w:rFonts w:asciiTheme="minorHAnsi" w:hAnsiTheme="minorHAnsi" w:cstheme="minorHAnsi"/>
          <w:spacing w:val="-1"/>
          <w:sz w:val="22"/>
          <w:szCs w:val="22"/>
          <w:shd w:val="clear" w:color="auto" w:fill="FFFFFF"/>
        </w:rPr>
      </w:pP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t>National Servicing Center</w:t>
      </w:r>
    </w:p>
    <w:p w14:paraId="17DCDB01" w14:textId="77777777" w:rsidR="008808DA" w:rsidRPr="008808DA" w:rsidRDefault="008808DA" w:rsidP="008808DA">
      <w:pPr>
        <w:jc w:val="both"/>
        <w:rPr>
          <w:rFonts w:asciiTheme="minorHAnsi" w:hAnsiTheme="minorHAnsi" w:cstheme="minorHAnsi"/>
          <w:spacing w:val="-1"/>
          <w:sz w:val="22"/>
          <w:szCs w:val="22"/>
          <w:shd w:val="clear" w:color="auto" w:fill="FFFFFF"/>
        </w:rPr>
      </w:pP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t>301 NW 6th Street, Suite 200</w:t>
      </w:r>
    </w:p>
    <w:p w14:paraId="0ECA8145" w14:textId="77777777" w:rsidR="008808DA" w:rsidRPr="008808DA" w:rsidRDefault="008808DA" w:rsidP="008808DA">
      <w:pPr>
        <w:jc w:val="both"/>
        <w:rPr>
          <w:rFonts w:asciiTheme="minorHAnsi" w:hAnsiTheme="minorHAnsi" w:cstheme="minorHAnsi"/>
          <w:spacing w:val="-1"/>
          <w:sz w:val="22"/>
          <w:szCs w:val="22"/>
          <w:shd w:val="clear" w:color="auto" w:fill="FFFFFF"/>
        </w:rPr>
      </w:pP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t>Oklahoma City, OK 73102</w:t>
      </w:r>
    </w:p>
    <w:p w14:paraId="09CDE79F" w14:textId="77777777" w:rsidR="008808DA" w:rsidRPr="008808DA" w:rsidRDefault="008808DA" w:rsidP="008808DA">
      <w:pPr>
        <w:jc w:val="both"/>
        <w:rPr>
          <w:rFonts w:asciiTheme="minorHAnsi" w:hAnsiTheme="minorHAnsi" w:cstheme="minorHAnsi"/>
          <w:spacing w:val="-1"/>
          <w:sz w:val="22"/>
          <w:szCs w:val="22"/>
          <w:shd w:val="clear" w:color="auto" w:fill="FFFFFF"/>
        </w:rPr>
      </w:pPr>
      <w:r w:rsidRPr="008808DA">
        <w:rPr>
          <w:rFonts w:asciiTheme="minorHAnsi" w:hAnsiTheme="minorHAnsi" w:cstheme="minorHAnsi"/>
          <w:spacing w:val="-1"/>
          <w:sz w:val="22"/>
          <w:szCs w:val="22"/>
          <w:shd w:val="clear" w:color="auto" w:fill="FFFFFF"/>
        </w:rPr>
        <w:tab/>
      </w:r>
      <w:r w:rsidRPr="008808DA">
        <w:rPr>
          <w:rFonts w:asciiTheme="minorHAnsi" w:hAnsiTheme="minorHAnsi" w:cstheme="minorHAnsi"/>
          <w:spacing w:val="-1"/>
          <w:sz w:val="22"/>
          <w:szCs w:val="22"/>
          <w:shd w:val="clear" w:color="auto" w:fill="FFFFFF"/>
        </w:rPr>
        <w:tab/>
        <w:t>Telephone:</w:t>
      </w:r>
      <w:r w:rsidRPr="008808DA">
        <w:rPr>
          <w:rFonts w:asciiTheme="minorHAnsi" w:hAnsiTheme="minorHAnsi" w:cstheme="minorHAnsi"/>
          <w:spacing w:val="-1"/>
          <w:sz w:val="22"/>
          <w:szCs w:val="22"/>
          <w:shd w:val="clear" w:color="auto" w:fill="FFFFFF"/>
        </w:rPr>
        <w:tab/>
        <w:t>1-877-622-8525</w:t>
      </w:r>
    </w:p>
    <w:p w14:paraId="04FAE358" w14:textId="77777777" w:rsidR="00EA2FDA" w:rsidRDefault="00EA2FDA" w:rsidP="008808DA">
      <w:pPr>
        <w:jc w:val="both"/>
        <w:rPr>
          <w:rFonts w:asciiTheme="minorHAnsi" w:hAnsiTheme="minorHAnsi" w:cstheme="minorHAnsi"/>
          <w:spacing w:val="-1"/>
          <w:sz w:val="22"/>
          <w:szCs w:val="22"/>
          <w:shd w:val="clear" w:color="auto" w:fill="FFFFFF"/>
        </w:rPr>
      </w:pPr>
    </w:p>
    <w:p w14:paraId="3B3B710A" w14:textId="09C5D14B" w:rsidR="008808DA" w:rsidRPr="008808DA" w:rsidRDefault="008808DA" w:rsidP="008808DA">
      <w:pPr>
        <w:jc w:val="both"/>
        <w:rPr>
          <w:rFonts w:asciiTheme="minorHAnsi" w:hAnsiTheme="minorHAnsi" w:cstheme="minorHAnsi"/>
          <w:spacing w:val="-1"/>
          <w:sz w:val="22"/>
          <w:szCs w:val="22"/>
          <w:shd w:val="clear" w:color="auto" w:fill="FFFFFF"/>
        </w:rPr>
      </w:pPr>
      <w:r w:rsidRPr="008808DA">
        <w:rPr>
          <w:rFonts w:asciiTheme="minorHAnsi" w:hAnsiTheme="minorHAnsi" w:cstheme="minorHAnsi"/>
          <w:spacing w:val="-1"/>
          <w:sz w:val="22"/>
          <w:szCs w:val="22"/>
          <w:shd w:val="clear" w:color="auto" w:fill="FFFFFF"/>
        </w:rPr>
        <w:t>You also can call the Federal Housing Administration (FHA) at 1-800-225-5342, or 1-800-877-8339 for TTY services.</w:t>
      </w:r>
      <w:commentRangeEnd w:id="232"/>
      <w:r w:rsidR="006773AC" w:rsidRPr="008808DA">
        <w:rPr>
          <w:rStyle w:val="CommentReference"/>
          <w:rFonts w:asciiTheme="minorHAnsi" w:hAnsiTheme="minorHAnsi" w:cstheme="minorHAnsi"/>
          <w:spacing w:val="-1"/>
          <w:sz w:val="22"/>
          <w:szCs w:val="22"/>
          <w:shd w:val="clear" w:color="auto" w:fill="FFFFFF"/>
        </w:rPr>
        <w:commentReference w:id="232"/>
      </w:r>
    </w:p>
    <w:p w14:paraId="60E66470" w14:textId="77777777" w:rsidR="008808DA" w:rsidRPr="008146E0" w:rsidRDefault="008808DA" w:rsidP="00283BDC">
      <w:pPr>
        <w:jc w:val="both"/>
        <w:rPr>
          <w:rFonts w:asciiTheme="minorHAnsi" w:hAnsiTheme="minorHAnsi" w:cstheme="minorHAnsi"/>
          <w:spacing w:val="-1"/>
          <w:sz w:val="22"/>
          <w:szCs w:val="22"/>
          <w:shd w:val="clear" w:color="auto" w:fill="FFFFFF"/>
        </w:rPr>
      </w:pPr>
    </w:p>
    <w:p w14:paraId="2EE728C1" w14:textId="77777777" w:rsidR="00766587" w:rsidRPr="008146E0" w:rsidRDefault="00766587" w:rsidP="00283BDC">
      <w:pPr>
        <w:ind w:left="720"/>
        <w:jc w:val="both"/>
        <w:rPr>
          <w:rFonts w:asciiTheme="minorHAnsi" w:hAnsiTheme="minorHAnsi" w:cstheme="minorHAnsi"/>
          <w:spacing w:val="-1"/>
          <w:sz w:val="22"/>
          <w:szCs w:val="22"/>
          <w:shd w:val="clear" w:color="auto" w:fill="FFFFFF"/>
        </w:rPr>
      </w:pPr>
    </w:p>
    <w:p w14:paraId="7513513F" w14:textId="662B0CD8" w:rsidR="00766587" w:rsidRDefault="00766587" w:rsidP="00283BDC">
      <w:pPr>
        <w:jc w:val="both"/>
        <w:rPr>
          <w:ins w:id="233" w:author="Brittany Torres" w:date="2026-02-11T09:57:00Z" w16du:dateUtc="2026-02-11T15:57:00Z"/>
          <w:rFonts w:asciiTheme="minorHAnsi" w:hAnsiTheme="minorHAnsi" w:cstheme="minorHAnsi"/>
          <w:spacing w:val="-1"/>
          <w:sz w:val="22"/>
          <w:szCs w:val="22"/>
          <w:shd w:val="clear" w:color="auto" w:fill="FFFFFF"/>
        </w:rPr>
      </w:pPr>
      <w:r w:rsidRPr="008146E0">
        <w:rPr>
          <w:rFonts w:asciiTheme="minorHAnsi" w:hAnsiTheme="minorHAnsi" w:cstheme="minorHAnsi"/>
          <w:spacing w:val="-1"/>
          <w:sz w:val="22"/>
          <w:szCs w:val="22"/>
          <w:shd w:val="clear" w:color="auto" w:fill="FFFFFF"/>
        </w:rPr>
        <w:t>Sincerely,</w:t>
      </w:r>
    </w:p>
    <w:p w14:paraId="331FF797" w14:textId="77777777" w:rsidR="00386225" w:rsidRPr="008146E0" w:rsidRDefault="00386225" w:rsidP="00283BDC">
      <w:pPr>
        <w:jc w:val="both"/>
        <w:rPr>
          <w:rFonts w:asciiTheme="minorHAnsi" w:hAnsiTheme="minorHAnsi" w:cstheme="minorHAnsi"/>
          <w:spacing w:val="-1"/>
          <w:sz w:val="22"/>
          <w:szCs w:val="22"/>
          <w:shd w:val="clear" w:color="auto" w:fill="FFFFFF"/>
        </w:rPr>
      </w:pPr>
    </w:p>
    <w:p w14:paraId="5D241DC5" w14:textId="670C09A1" w:rsidR="00386225" w:rsidRPr="004E5E7C" w:rsidRDefault="00386225" w:rsidP="00386225">
      <w:pPr>
        <w:jc w:val="both"/>
        <w:rPr>
          <w:ins w:id="234" w:author="Brittany Torres" w:date="2026-02-11T09:57:00Z" w16du:dateUtc="2026-02-11T15:57:00Z"/>
          <w:rFonts w:asciiTheme="minorHAnsi" w:hAnsiTheme="minorHAnsi" w:cstheme="minorHAnsi"/>
          <w:sz w:val="22"/>
          <w:szCs w:val="22"/>
        </w:rPr>
      </w:pPr>
      <w:ins w:id="235" w:author="Brittany Torres" w:date="2026-02-11T09:57:00Z" w16du:dateUtc="2026-02-11T15:57:00Z">
        <w:r>
          <w:rPr>
            <w:rFonts w:asciiTheme="minorHAnsi" w:hAnsiTheme="minorHAnsi" w:cstheme="minorHAnsi"/>
            <w:sz w:val="22"/>
            <w:szCs w:val="22"/>
          </w:rPr>
          <w:t>{[CompanyShortName]}</w:t>
        </w:r>
      </w:ins>
    </w:p>
    <w:p w14:paraId="4D96FCEF" w14:textId="77777777" w:rsidR="00386225" w:rsidRPr="004E5E7C" w:rsidRDefault="00386225" w:rsidP="00386225">
      <w:pPr>
        <w:jc w:val="both"/>
        <w:rPr>
          <w:ins w:id="236" w:author="Brittany Torres" w:date="2026-02-11T09:57:00Z" w16du:dateUtc="2026-02-11T15:57:00Z"/>
          <w:rFonts w:asciiTheme="minorHAnsi" w:hAnsiTheme="minorHAnsi" w:cstheme="minorHAnsi"/>
          <w:sz w:val="22"/>
          <w:szCs w:val="22"/>
        </w:rPr>
      </w:pPr>
      <w:ins w:id="237" w:author="Brittany Torres" w:date="2026-02-11T09:57:00Z" w16du:dateUtc="2026-02-11T15:57:00Z">
        <w:r w:rsidRPr="004E5E7C">
          <w:rPr>
            <w:rFonts w:asciiTheme="minorHAnsi" w:hAnsiTheme="minorHAnsi" w:cstheme="minorHAnsi"/>
            <w:sz w:val="22"/>
            <w:szCs w:val="22"/>
          </w:rPr>
          <w:t>Real Estate Lending Servicing Specialist</w:t>
        </w:r>
      </w:ins>
    </w:p>
    <w:p w14:paraId="34724C05" w14:textId="77777777" w:rsidR="00386225" w:rsidRPr="00E93654" w:rsidRDefault="00386225" w:rsidP="00386225">
      <w:pPr>
        <w:jc w:val="both"/>
        <w:rPr>
          <w:ins w:id="238" w:author="Brittany Torres" w:date="2026-02-11T09:57:00Z" w16du:dateUtc="2026-02-11T15:57:00Z"/>
          <w:rFonts w:asciiTheme="minorHAnsi" w:hAnsiTheme="minorHAnsi" w:cstheme="minorHAnsi"/>
          <w:sz w:val="22"/>
          <w:szCs w:val="22"/>
        </w:rPr>
      </w:pPr>
      <w:ins w:id="239" w:author="Brittany Torres" w:date="2026-02-11T09:57:00Z" w16du:dateUtc="2026-02-11T15:57:00Z">
        <w:r w:rsidRPr="00E93654">
          <w:rPr>
            <w:rFonts w:asciiTheme="minorHAnsi" w:hAnsiTheme="minorHAnsi" w:cstheme="minorHAnsi"/>
            <w:sz w:val="22"/>
            <w:szCs w:val="22"/>
          </w:rPr>
          <w:t>Phone: {[SPOCContactPhone]}</w:t>
        </w:r>
      </w:ins>
    </w:p>
    <w:p w14:paraId="1FDB2493" w14:textId="77777777" w:rsidR="00386225" w:rsidRPr="00E93654" w:rsidRDefault="00386225" w:rsidP="00386225">
      <w:pPr>
        <w:jc w:val="both"/>
        <w:rPr>
          <w:ins w:id="240" w:author="Brittany Torres" w:date="2026-02-11T09:57:00Z" w16du:dateUtc="2026-02-11T15:57:00Z"/>
          <w:rFonts w:asciiTheme="minorHAnsi" w:hAnsiTheme="minorHAnsi" w:cstheme="minorHAnsi"/>
          <w:sz w:val="22"/>
          <w:szCs w:val="22"/>
        </w:rPr>
      </w:pPr>
      <w:ins w:id="241" w:author="Brittany Torres" w:date="2026-02-11T09:57:00Z" w16du:dateUtc="2026-02-11T15:57:00Z">
        <w:r w:rsidRPr="00E93654">
          <w:rPr>
            <w:rFonts w:asciiTheme="minorHAnsi" w:hAnsiTheme="minorHAnsi" w:cstheme="minorHAnsi"/>
            <w:sz w:val="22"/>
            <w:szCs w:val="22"/>
          </w:rPr>
          <w:t>Fax: {[CSFax]}</w:t>
        </w:r>
      </w:ins>
    </w:p>
    <w:p w14:paraId="1C989B21" w14:textId="16986D0B" w:rsidR="00D03B9A" w:rsidRPr="00386225" w:rsidRDefault="00386225" w:rsidP="00283BDC">
      <w:pPr>
        <w:jc w:val="both"/>
        <w:rPr>
          <w:rFonts w:asciiTheme="minorHAnsi" w:hAnsiTheme="minorHAnsi" w:cstheme="minorHAnsi"/>
          <w:sz w:val="22"/>
          <w:szCs w:val="22"/>
          <w:rPrChange w:id="242" w:author="Brittany Torres" w:date="2026-02-11T09:57:00Z" w16du:dateUtc="2026-02-11T15:57:00Z">
            <w:rPr>
              <w:rFonts w:asciiTheme="minorHAnsi" w:hAnsiTheme="minorHAnsi" w:cstheme="minorHAnsi"/>
              <w:spacing w:val="-1"/>
              <w:sz w:val="22"/>
              <w:szCs w:val="22"/>
              <w:shd w:val="clear" w:color="auto" w:fill="FFFFFF"/>
            </w:rPr>
          </w:rPrChange>
        </w:rPr>
      </w:pPr>
      <w:ins w:id="243" w:author="Brittany Torres" w:date="2026-02-11T09:57:00Z" w16du:dateUtc="2026-02-11T15:57:00Z">
        <w:r w:rsidRPr="00E93654">
          <w:rPr>
            <w:rFonts w:asciiTheme="minorHAnsi" w:hAnsiTheme="minorHAnsi" w:cstheme="minorHAnsi"/>
            <w:sz w:val="22"/>
            <w:szCs w:val="22"/>
          </w:rPr>
          <w:t xml:space="preserve">Email: </w:t>
        </w:r>
        <w:r w:rsidRPr="00F84F1D">
          <w:rPr>
            <w:rFonts w:asciiTheme="minorHAnsi" w:hAnsiTheme="minorHAnsi" w:cstheme="minorHAnsi"/>
            <w:sz w:val="22"/>
            <w:szCs w:val="22"/>
          </w:rPr>
          <w:t>{[SPOCContactEmail]}</w:t>
        </w:r>
      </w:ins>
    </w:p>
    <w:p w14:paraId="23143010" w14:textId="779CCFAC" w:rsidR="00A85250" w:rsidRPr="00497285" w:rsidRDefault="00CE7530" w:rsidP="00497285">
      <w:pPr>
        <w:pStyle w:val="NoSpacing"/>
      </w:pPr>
      <w:commentRangeStart w:id="244"/>
      <w:commentRangeStart w:id="245"/>
      <w:commentRangeStart w:id="246"/>
      <w:del w:id="247" w:author="Brittany Torres" w:date="2026-02-11T09:58:00Z" w16du:dateUtc="2026-02-11T15:58:00Z">
        <w:r w:rsidRPr="00497285" w:rsidDel="00386225">
          <w:rPr>
            <w:b/>
            <w:bCs w:val="0"/>
          </w:rPr>
          <w:delText>{</w:delText>
        </w:r>
        <w:r w:rsidR="00A85250" w:rsidRPr="00497285" w:rsidDel="00386225">
          <w:rPr>
            <w:b/>
            <w:bCs w:val="0"/>
          </w:rPr>
          <w:delText>[O294</w:delText>
        </w:r>
      </w:del>
      <w:del w:id="248" w:author="Brittany Torres" w:date="2026-02-11T09:57:00Z" w16du:dateUtc="2026-02-11T15:57:00Z">
        <w:r w:rsidR="00A85250" w:rsidRPr="00497285" w:rsidDel="00386225">
          <w:rPr>
            <w:b/>
            <w:bCs w:val="0"/>
          </w:rPr>
          <w:delText>]</w:delText>
        </w:r>
        <w:r w:rsidRPr="00497285" w:rsidDel="00386225">
          <w:rPr>
            <w:b/>
            <w:bCs w:val="0"/>
          </w:rPr>
          <w:delText>}</w:delText>
        </w:r>
        <w:r w:rsidR="00A85250" w:rsidRPr="00497285" w:rsidDel="00386225">
          <w:delText xml:space="preserve"> </w:delText>
        </w:r>
        <w:r w:rsidR="00497285" w:rsidDel="00386225">
          <w:delText>(</w:delText>
        </w:r>
        <w:r w:rsidR="00A85250" w:rsidRPr="00497285" w:rsidDel="00386225">
          <w:delText>Master SPOC Nam</w:delText>
        </w:r>
      </w:del>
      <w:del w:id="249" w:author="Brittany Torres" w:date="2026-02-11T09:58:00Z" w16du:dateUtc="2026-02-11T15:58:00Z">
        <w:r w:rsidR="00A85250" w:rsidRPr="00497285" w:rsidDel="00386225">
          <w:delText>e</w:delText>
        </w:r>
      </w:del>
      <w:ins w:id="250" w:author="Brittany Torres" w:date="2026-02-11T09:58:00Z" w16du:dateUtc="2026-02-11T15:58:00Z">
        <w:r w:rsidR="00386225">
          <w:t xml:space="preserve"> </w:t>
        </w:r>
      </w:ins>
      <w:del w:id="251" w:author="Brittany Torres" w:date="2026-02-11T09:58:00Z" w16du:dateUtc="2026-02-11T15:58:00Z">
        <w:r w:rsidR="00497285" w:rsidDel="00386225">
          <w:delText>)</w:delText>
        </w:r>
      </w:del>
      <w:commentRangeEnd w:id="244"/>
      <w:r w:rsidR="00EA46D8" w:rsidRPr="00497285">
        <w:rPr>
          <w:rStyle w:val="CommentReference"/>
          <w:sz w:val="22"/>
          <w:szCs w:val="20"/>
        </w:rPr>
        <w:commentReference w:id="244"/>
      </w:r>
      <w:commentRangeEnd w:id="245"/>
      <w:r w:rsidR="00C70717" w:rsidRPr="00497285">
        <w:rPr>
          <w:rStyle w:val="CommentReference"/>
          <w:sz w:val="22"/>
          <w:szCs w:val="20"/>
        </w:rPr>
        <w:commentReference w:id="245"/>
      </w:r>
      <w:commentRangeEnd w:id="246"/>
      <w:r w:rsidR="00386225" w:rsidRPr="00497285">
        <w:rPr>
          <w:rStyle w:val="CommentReference"/>
          <w:sz w:val="22"/>
          <w:szCs w:val="20"/>
        </w:rPr>
        <w:commentReference w:id="246"/>
      </w:r>
      <w:del w:id="252" w:author="Brittany Torres" w:date="2026-02-11T09:58:00Z" w16du:dateUtc="2026-02-11T15:58:00Z">
        <w:r w:rsidR="00A85250" w:rsidRPr="00497285" w:rsidDel="00386225">
          <w:delText xml:space="preserve"> </w:delText>
        </w:r>
        <w:r w:rsidR="00A85250" w:rsidRPr="00497285" w:rsidDel="00386225">
          <w:rPr>
            <w:b/>
            <w:bCs w:val="0"/>
            <w:color w:val="0070C0"/>
          </w:rPr>
          <w:delText>(</w:delText>
        </w:r>
        <w:r w:rsidR="00A85250" w:rsidRPr="002A3B95" w:rsidDel="00386225">
          <w:rPr>
            <w:b/>
            <w:bCs w:val="0"/>
            <w:color w:val="0070C0"/>
            <w:u w:val="single"/>
          </w:rPr>
          <w:delText>If</w:delText>
        </w:r>
        <w:r w:rsidR="00A85250" w:rsidRPr="00497285" w:rsidDel="00386225">
          <w:rPr>
            <w:b/>
            <w:bCs w:val="0"/>
            <w:color w:val="0070C0"/>
          </w:rPr>
          <w:delText xml:space="preserve"> </w:delText>
        </w:r>
        <w:r w:rsidRPr="00497285" w:rsidDel="00386225">
          <w:rPr>
            <w:b/>
            <w:bCs w:val="0"/>
            <w:color w:val="0070C0"/>
          </w:rPr>
          <w:delText>{[</w:delText>
        </w:r>
        <w:r w:rsidR="00A85250" w:rsidRPr="00497285" w:rsidDel="00386225">
          <w:rPr>
            <w:b/>
            <w:bCs w:val="0"/>
            <w:color w:val="0070C0"/>
          </w:rPr>
          <w:delText>O294</w:delText>
        </w:r>
        <w:r w:rsidRPr="00497285" w:rsidDel="00386225">
          <w:rPr>
            <w:b/>
            <w:bCs w:val="0"/>
            <w:color w:val="0070C0"/>
          </w:rPr>
          <w:delText>]}</w:delText>
        </w:r>
        <w:r w:rsidR="00A85250" w:rsidRPr="00497285" w:rsidDel="00386225">
          <w:rPr>
            <w:color w:val="0070C0"/>
          </w:rPr>
          <w:delText xml:space="preserve"> </w:delText>
        </w:r>
        <w:r w:rsidR="00497285" w:rsidRPr="00497285" w:rsidDel="00386225">
          <w:rPr>
            <w:color w:val="0070C0"/>
          </w:rPr>
          <w:delText xml:space="preserve">(Master SPOC Name) </w:delText>
        </w:r>
        <w:r w:rsidR="00A85250" w:rsidRPr="00497285" w:rsidDel="00386225">
          <w:rPr>
            <w:color w:val="0070C0"/>
          </w:rPr>
          <w:delText xml:space="preserve">is blank, produce </w:delText>
        </w:r>
        <w:r w:rsidRPr="00497285" w:rsidDel="00386225">
          <w:rPr>
            <w:b/>
            <w:bCs w:val="0"/>
            <w:color w:val="0070C0"/>
          </w:rPr>
          <w:delText>{[</w:delText>
        </w:r>
        <w:r w:rsidR="00A85250" w:rsidRPr="00497285" w:rsidDel="00386225">
          <w:rPr>
            <w:b/>
            <w:bCs w:val="0"/>
            <w:color w:val="0070C0"/>
          </w:rPr>
          <w:delText>O274</w:delText>
        </w:r>
        <w:r w:rsidRPr="00497285" w:rsidDel="00386225">
          <w:rPr>
            <w:b/>
            <w:bCs w:val="0"/>
            <w:color w:val="0070C0"/>
          </w:rPr>
          <w:delText>]}</w:delText>
        </w:r>
        <w:r w:rsidR="00A85250" w:rsidRPr="00497285" w:rsidDel="00386225">
          <w:rPr>
            <w:color w:val="0070C0"/>
          </w:rPr>
          <w:delText xml:space="preserve"> (L/M SPOC Name). </w:delText>
        </w:r>
        <w:r w:rsidR="00A85250" w:rsidRPr="002A3B95" w:rsidDel="00386225">
          <w:rPr>
            <w:b/>
            <w:bCs w:val="0"/>
            <w:color w:val="0070C0"/>
            <w:u w:val="single"/>
          </w:rPr>
          <w:delText>If</w:delText>
        </w:r>
        <w:r w:rsidR="00A85250" w:rsidRPr="00497285" w:rsidDel="00386225">
          <w:rPr>
            <w:color w:val="0070C0"/>
          </w:rPr>
          <w:delText xml:space="preserve"> neither </w:delText>
        </w:r>
        <w:r w:rsidRPr="00497285" w:rsidDel="00386225">
          <w:rPr>
            <w:b/>
            <w:bCs w:val="0"/>
            <w:color w:val="0070C0"/>
          </w:rPr>
          <w:delText>{[</w:delText>
        </w:r>
        <w:r w:rsidR="00A85250" w:rsidRPr="00497285" w:rsidDel="00386225">
          <w:rPr>
            <w:b/>
            <w:bCs w:val="0"/>
            <w:color w:val="0070C0"/>
          </w:rPr>
          <w:delText>O294</w:delText>
        </w:r>
        <w:r w:rsidRPr="00497285" w:rsidDel="00386225">
          <w:rPr>
            <w:b/>
            <w:bCs w:val="0"/>
            <w:color w:val="0070C0"/>
          </w:rPr>
          <w:delText>]}</w:delText>
        </w:r>
        <w:r w:rsidR="00497285" w:rsidRPr="00497285" w:rsidDel="00386225">
          <w:rPr>
            <w:color w:val="0070C0"/>
          </w:rPr>
          <w:delText xml:space="preserve"> (Master SPOC Name)</w:delText>
        </w:r>
        <w:r w:rsidR="00A85250" w:rsidRPr="00497285" w:rsidDel="00386225">
          <w:rPr>
            <w:color w:val="0070C0"/>
          </w:rPr>
          <w:delText xml:space="preserve"> and </w:delText>
        </w:r>
        <w:r w:rsidRPr="00497285" w:rsidDel="00386225">
          <w:rPr>
            <w:b/>
            <w:bCs w:val="0"/>
            <w:color w:val="0070C0"/>
          </w:rPr>
          <w:delText>{[</w:delText>
        </w:r>
        <w:r w:rsidR="00A85250" w:rsidRPr="00497285" w:rsidDel="00386225">
          <w:rPr>
            <w:b/>
            <w:bCs w:val="0"/>
            <w:color w:val="0070C0"/>
          </w:rPr>
          <w:delText>O274</w:delText>
        </w:r>
        <w:r w:rsidRPr="00497285" w:rsidDel="00386225">
          <w:rPr>
            <w:b/>
            <w:bCs w:val="0"/>
            <w:color w:val="0070C0"/>
          </w:rPr>
          <w:delText>]}</w:delText>
        </w:r>
        <w:r w:rsidR="00A85250" w:rsidRPr="00497285" w:rsidDel="00386225">
          <w:rPr>
            <w:color w:val="0070C0"/>
          </w:rPr>
          <w:delText xml:space="preserve"> </w:delText>
        </w:r>
        <w:r w:rsidR="00497285" w:rsidRPr="00497285" w:rsidDel="00386225">
          <w:rPr>
            <w:color w:val="0070C0"/>
          </w:rPr>
          <w:delText xml:space="preserve">(L/M SPOC Name) </w:delText>
        </w:r>
        <w:r w:rsidR="00A85250" w:rsidRPr="00497285" w:rsidDel="00386225">
          <w:rPr>
            <w:color w:val="0070C0"/>
          </w:rPr>
          <w:delText xml:space="preserve">are present, produce </w:delText>
        </w:r>
        <w:r w:rsidR="00A85250" w:rsidRPr="00497285" w:rsidDel="00386225">
          <w:rPr>
            <w:b/>
            <w:bCs w:val="0"/>
            <w:color w:val="0070C0"/>
          </w:rPr>
          <w:delText>{[SPOCContact]})</w:delText>
        </w:r>
      </w:del>
      <w:r w:rsidR="00A85250" w:rsidRPr="00497285">
        <w:rPr>
          <w:color w:val="0070C0"/>
        </w:rPr>
        <w:t xml:space="preserve"> </w:t>
      </w:r>
    </w:p>
    <w:p w14:paraId="5417F5F3" w14:textId="347D02E2" w:rsidR="00D03B9A" w:rsidRPr="008146E0" w:rsidDel="00386225" w:rsidRDefault="00D03B9A" w:rsidP="00283BDC">
      <w:pPr>
        <w:jc w:val="both"/>
        <w:rPr>
          <w:del w:id="253" w:author="Brittany Torres" w:date="2026-02-11T09:58:00Z" w16du:dateUtc="2026-02-11T15:58:00Z"/>
          <w:rFonts w:asciiTheme="minorHAnsi" w:hAnsiTheme="minorHAnsi" w:cstheme="minorHAnsi"/>
          <w:spacing w:val="-1"/>
          <w:sz w:val="22"/>
          <w:szCs w:val="22"/>
          <w:shd w:val="clear" w:color="auto" w:fill="FFFFFF"/>
        </w:rPr>
      </w:pPr>
      <w:del w:id="254" w:author="Brittany Torres" w:date="2026-02-11T09:58:00Z" w16du:dateUtc="2026-02-11T15:58:00Z">
        <w:r w:rsidRPr="008146E0" w:rsidDel="00386225">
          <w:rPr>
            <w:rFonts w:asciiTheme="minorHAnsi" w:hAnsiTheme="minorHAnsi" w:cstheme="minorHAnsi"/>
            <w:spacing w:val="-1"/>
            <w:sz w:val="22"/>
            <w:szCs w:val="22"/>
            <w:shd w:val="clear" w:color="auto" w:fill="FFFFFF"/>
          </w:rPr>
          <w:delText xml:space="preserve">Collections Department </w:delText>
        </w:r>
      </w:del>
    </w:p>
    <w:p w14:paraId="7E9BB7D4" w14:textId="21BC3E07" w:rsidR="002A0F2E" w:rsidRPr="008146E0" w:rsidDel="00386225" w:rsidRDefault="00C4299C" w:rsidP="00283BDC">
      <w:pPr>
        <w:jc w:val="both"/>
        <w:rPr>
          <w:del w:id="255" w:author="Brittany Torres" w:date="2026-02-11T09:58:00Z" w16du:dateUtc="2026-02-11T15:58:00Z"/>
          <w:rFonts w:asciiTheme="minorHAnsi" w:hAnsiTheme="minorHAnsi" w:cstheme="minorHAnsi"/>
          <w:spacing w:val="-1"/>
          <w:sz w:val="22"/>
          <w:szCs w:val="22"/>
          <w:shd w:val="clear" w:color="auto" w:fill="FFFFFF"/>
        </w:rPr>
      </w:pPr>
      <w:del w:id="256" w:author="Brittany Torres" w:date="2026-02-11T09:58:00Z" w16du:dateUtc="2026-02-11T15:58:00Z">
        <w:r w:rsidDel="00386225">
          <w:rPr>
            <w:rFonts w:asciiTheme="minorHAnsi" w:hAnsiTheme="minorHAnsi" w:cstheme="minorHAnsi"/>
            <w:spacing w:val="-1"/>
            <w:sz w:val="22"/>
            <w:szCs w:val="22"/>
            <w:shd w:val="clear" w:color="auto" w:fill="FFFFFF"/>
          </w:rPr>
          <w:delText>{[</w:delText>
        </w:r>
        <w:r w:rsidR="002A0F2E" w:rsidRPr="008146E0" w:rsidDel="00386225">
          <w:rPr>
            <w:rFonts w:asciiTheme="minorHAnsi" w:hAnsiTheme="minorHAnsi" w:cstheme="minorHAnsi"/>
            <w:spacing w:val="-1"/>
            <w:sz w:val="22"/>
            <w:szCs w:val="22"/>
            <w:shd w:val="clear" w:color="auto" w:fill="FFFFFF"/>
          </w:rPr>
          <w:delText>CompanyLongName</w:delText>
        </w:r>
        <w:r w:rsidDel="00386225">
          <w:rPr>
            <w:rFonts w:asciiTheme="minorHAnsi" w:hAnsiTheme="minorHAnsi" w:cstheme="minorHAnsi"/>
            <w:spacing w:val="-1"/>
            <w:sz w:val="22"/>
            <w:szCs w:val="22"/>
            <w:shd w:val="clear" w:color="auto" w:fill="FFFFFF"/>
          </w:rPr>
          <w:delText>]}</w:delText>
        </w:r>
      </w:del>
    </w:p>
    <w:p w14:paraId="0120D5A0" w14:textId="77777777" w:rsidR="00766587" w:rsidRDefault="00766587" w:rsidP="00766587">
      <w:pPr>
        <w:ind w:left="720"/>
        <w:rPr>
          <w:rFonts w:asciiTheme="minorHAnsi" w:hAnsiTheme="minorHAnsi" w:cstheme="minorHAnsi"/>
          <w:spacing w:val="-1"/>
          <w:sz w:val="22"/>
          <w:szCs w:val="22"/>
          <w:shd w:val="clear" w:color="auto" w:fill="FFFFFF"/>
        </w:rPr>
      </w:pPr>
    </w:p>
    <w:p w14:paraId="1E58B54D" w14:textId="77777777" w:rsidR="007936DB" w:rsidRPr="00775385" w:rsidRDefault="007936DB" w:rsidP="007936DB">
      <w:pPr>
        <w:pStyle w:val="Default"/>
        <w:rPr>
          <w:rFonts w:ascii="Calibri" w:hAnsi="Calibri" w:cs="Calibri"/>
          <w:color w:val="0070C0"/>
          <w:sz w:val="22"/>
          <w:szCs w:val="22"/>
        </w:rPr>
      </w:pPr>
      <w:r w:rsidRPr="00775385">
        <w:rPr>
          <w:rFonts w:ascii="Calibri" w:hAnsi="Calibri" w:cs="Calibri"/>
          <w:b/>
          <w:bCs/>
          <w:color w:val="0070C0"/>
          <w:sz w:val="22"/>
          <w:szCs w:val="22"/>
          <w:highlight w:val="yellow"/>
        </w:rPr>
        <w:t>(</w:t>
      </w:r>
      <w:r w:rsidRPr="00775385">
        <w:rPr>
          <w:rFonts w:ascii="Calibri" w:hAnsi="Calibri" w:cs="Calibri"/>
          <w:b/>
          <w:bCs/>
          <w:color w:val="0070C0"/>
          <w:sz w:val="22"/>
          <w:szCs w:val="22"/>
          <w:highlight w:val="yellow"/>
          <w:u w:val="single"/>
        </w:rPr>
        <w:t>IF</w:t>
      </w:r>
      <w:r w:rsidRPr="00775385">
        <w:rPr>
          <w:rFonts w:ascii="Calibri" w:hAnsi="Calibri" w:cs="Calibri"/>
          <w:color w:val="0070C0"/>
          <w:sz w:val="22"/>
          <w:szCs w:val="22"/>
          <w:highlight w:val="yellow"/>
        </w:rPr>
        <w:t xml:space="preserve"> {</w:t>
      </w:r>
      <w:r w:rsidRPr="00775385">
        <w:rPr>
          <w:rFonts w:ascii="Calibri" w:hAnsi="Calibri" w:cs="Calibri"/>
          <w:b/>
          <w:bCs/>
          <w:color w:val="0070C0"/>
          <w:sz w:val="22"/>
          <w:szCs w:val="22"/>
          <w:highlight w:val="yellow"/>
        </w:rPr>
        <w:t xml:space="preserve">[M007]} </w:t>
      </w:r>
      <w:r w:rsidRPr="00775385">
        <w:rPr>
          <w:rFonts w:ascii="Calibri" w:hAnsi="Calibri" w:cs="Calibri"/>
          <w:color w:val="0070C0"/>
          <w:sz w:val="22"/>
          <w:szCs w:val="22"/>
          <w:highlight w:val="yellow"/>
        </w:rPr>
        <w:t xml:space="preserve">(IBM Code) = </w:t>
      </w:r>
      <w:r w:rsidRPr="00775385">
        <w:rPr>
          <w:rFonts w:ascii="Calibri" w:hAnsi="Calibri" w:cs="Calibri"/>
          <w:b/>
          <w:bCs/>
          <w:color w:val="0070C0"/>
          <w:sz w:val="22"/>
          <w:szCs w:val="22"/>
          <w:highlight w:val="yellow"/>
        </w:rPr>
        <w:t>48</w:t>
      </w:r>
      <w:r w:rsidRPr="00775385">
        <w:rPr>
          <w:rFonts w:ascii="Calibri" w:hAnsi="Calibri" w:cs="Calibri"/>
          <w:color w:val="0070C0"/>
          <w:sz w:val="22"/>
          <w:szCs w:val="22"/>
          <w:highlight w:val="yellow"/>
        </w:rPr>
        <w:t xml:space="preserve">, then produce </w:t>
      </w:r>
      <w:r w:rsidRPr="00775385">
        <w:rPr>
          <w:rFonts w:ascii="Calibri" w:hAnsi="Calibri" w:cs="Calibri"/>
          <w:b/>
          <w:bCs/>
          <w:color w:val="0070C0"/>
          <w:sz w:val="22"/>
          <w:szCs w:val="22"/>
          <w:highlight w:val="yellow"/>
        </w:rPr>
        <w:t>Wisconsin State Disclosure)</w:t>
      </w:r>
    </w:p>
    <w:p w14:paraId="2141C61A" w14:textId="1B106A30" w:rsidR="002A0F2E" w:rsidRDefault="007936DB" w:rsidP="00C561C3">
      <w:pPr>
        <w:contextualSpacing/>
        <w:jc w:val="both"/>
        <w:rPr>
          <w:rFonts w:asciiTheme="minorHAnsi" w:hAnsiTheme="minorHAnsi" w:cstheme="minorHAnsi"/>
          <w:sz w:val="22"/>
          <w:szCs w:val="22"/>
        </w:rPr>
      </w:pPr>
      <w:r w:rsidRPr="00A913DF">
        <w:rPr>
          <w:rStyle w:val="Strong"/>
          <w:rFonts w:ascii="Calibri" w:eastAsiaTheme="majorEastAsia" w:hAnsi="Calibri" w:cs="Calibri"/>
          <w:color w:val="0070C0"/>
          <w:sz w:val="22"/>
          <w:szCs w:val="22"/>
          <w:u w:val="single"/>
        </w:rPr>
        <w:t>Wisconsin Property Owners</w:t>
      </w:r>
      <w:r w:rsidRPr="00A913DF">
        <w:rPr>
          <w:rStyle w:val="ui-provider"/>
          <w:rFonts w:ascii="Calibri" w:eastAsiaTheme="majorEastAsia" w:hAnsi="Calibri" w:cs="Calibri"/>
          <w:color w:val="0070C0"/>
          <w:sz w:val="22"/>
          <w:szCs w:val="22"/>
        </w:rPr>
        <w:t xml:space="preserve"> – Notice: See Reverse Side (or attached) for Important Information.</w:t>
      </w:r>
    </w:p>
    <w:p w14:paraId="5190643E" w14:textId="77777777" w:rsidR="002A0F2E" w:rsidRPr="00766587" w:rsidRDefault="002A0F2E">
      <w:pPr>
        <w:rPr>
          <w:rFonts w:asciiTheme="minorHAnsi" w:hAnsiTheme="minorHAnsi" w:cstheme="minorHAnsi"/>
          <w:sz w:val="22"/>
          <w:szCs w:val="22"/>
        </w:rPr>
      </w:pPr>
    </w:p>
    <w:sectPr w:rsidR="002A0F2E" w:rsidRPr="00766587" w:rsidSect="00812241">
      <w:head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eanette Work" w:date="2025-01-03T15:20:00Z" w:initials="JW">
    <w:p w14:paraId="785E5F1D" w14:textId="77777777" w:rsidR="00377A6F" w:rsidRDefault="004B1A3D" w:rsidP="00377A6F">
      <w:pPr>
        <w:pStyle w:val="CommentText"/>
      </w:pPr>
      <w:r>
        <w:rPr>
          <w:rStyle w:val="CommentReference"/>
        </w:rPr>
        <w:annotationRef/>
      </w:r>
      <w:r w:rsidR="00377A6F">
        <w:rPr>
          <w:b/>
          <w:bCs/>
          <w:color w:val="FF0000"/>
        </w:rPr>
        <w:t xml:space="preserve">Letter Name was updated to align with HUD’s Mortgagee Letter 2024-24 requirements. </w:t>
      </w:r>
    </w:p>
    <w:p w14:paraId="5773D751" w14:textId="77777777" w:rsidR="00377A6F" w:rsidRDefault="00377A6F" w:rsidP="00377A6F">
      <w:pPr>
        <w:pStyle w:val="CommentText"/>
      </w:pPr>
    </w:p>
    <w:p w14:paraId="12181AF7" w14:textId="77777777" w:rsidR="00377A6F" w:rsidRDefault="00377A6F" w:rsidP="00377A6F">
      <w:pPr>
        <w:pStyle w:val="CommentText"/>
      </w:pPr>
      <w:r>
        <w:rPr>
          <w:b/>
          <w:bCs/>
          <w:color w:val="FF0000"/>
          <w:u w:val="single"/>
        </w:rPr>
        <w:t xml:space="preserve">Initially listed as: </w:t>
      </w:r>
    </w:p>
    <w:p w14:paraId="41CF35B8" w14:textId="77777777" w:rsidR="00377A6F" w:rsidRDefault="00377A6F" w:rsidP="00377A6F">
      <w:pPr>
        <w:pStyle w:val="CommentText"/>
      </w:pPr>
      <w:r>
        <w:t>CL008 - Face to Face 44 Day</w:t>
      </w:r>
    </w:p>
    <w:p w14:paraId="454CB254" w14:textId="77777777" w:rsidR="00377A6F" w:rsidRDefault="00377A6F" w:rsidP="00377A6F">
      <w:pPr>
        <w:pStyle w:val="CommentText"/>
      </w:pPr>
    </w:p>
    <w:p w14:paraId="2A621C3B" w14:textId="77777777" w:rsidR="00377A6F" w:rsidRDefault="00377A6F" w:rsidP="00377A6F">
      <w:pPr>
        <w:pStyle w:val="CommentText"/>
      </w:pPr>
      <w:r>
        <w:rPr>
          <w:b/>
          <w:bCs/>
          <w:color w:val="FF0000"/>
          <w:u w:val="single"/>
        </w:rPr>
        <w:t xml:space="preserve">Revised to: </w:t>
      </w:r>
    </w:p>
    <w:p w14:paraId="5E4BEC7B" w14:textId="77777777" w:rsidR="00377A6F" w:rsidRDefault="00377A6F" w:rsidP="00377A6F">
      <w:pPr>
        <w:pStyle w:val="CommentText"/>
      </w:pPr>
      <w:r>
        <w:t xml:space="preserve">CL008 - Loss Mit Consult 44 Day </w:t>
      </w:r>
    </w:p>
  </w:comment>
  <w:comment w:id="9" w:author="Terry Ann Akers" w:date="2025-01-09T08:08:00Z" w:initials="TA">
    <w:p w14:paraId="08A55F9B" w14:textId="77777777" w:rsidR="00C57354" w:rsidRDefault="006F3AD9" w:rsidP="00C57354">
      <w:pPr>
        <w:pStyle w:val="CommentText"/>
      </w:pPr>
      <w:r>
        <w:rPr>
          <w:rStyle w:val="CommentReference"/>
        </w:rPr>
        <w:annotationRef/>
      </w:r>
      <w:r w:rsidR="00C57354">
        <w:rPr>
          <w:b/>
          <w:bCs/>
          <w:color w:val="FF0000"/>
        </w:rPr>
        <w:t xml:space="preserve">Client, we recommend that your DFRM header screen on MSP is designed to prevent an order and release of the letter on a loan that is in bankruptcy. </w:t>
      </w:r>
    </w:p>
    <w:p w14:paraId="4B51792D" w14:textId="77777777" w:rsidR="00C57354" w:rsidRDefault="00C57354" w:rsidP="00C57354">
      <w:pPr>
        <w:pStyle w:val="CommentText"/>
      </w:pPr>
    </w:p>
    <w:p w14:paraId="0FA29236" w14:textId="77777777" w:rsidR="00C57354" w:rsidRDefault="00C57354" w:rsidP="00C57354">
      <w:pPr>
        <w:pStyle w:val="CommentText"/>
      </w:pPr>
      <w:r>
        <w:rPr>
          <w:b/>
          <w:bCs/>
          <w:color w:val="FF0000"/>
        </w:rPr>
        <w:t xml:space="preserve">NCI has suppression logic designed on the letter as an added layer to prevent the letter from releasing. </w:t>
      </w:r>
    </w:p>
    <w:p w14:paraId="6ACFD371" w14:textId="77777777" w:rsidR="00C57354" w:rsidRDefault="00C57354" w:rsidP="00C57354">
      <w:pPr>
        <w:pStyle w:val="CommentText"/>
      </w:pPr>
    </w:p>
    <w:p w14:paraId="41EF8E3C" w14:textId="77777777" w:rsidR="00C57354" w:rsidRDefault="00C57354" w:rsidP="00C57354">
      <w:pPr>
        <w:pStyle w:val="CommentText"/>
      </w:pPr>
      <w:r>
        <w:t xml:space="preserve">Removed the Active Bankruptcy (BK) along with Debtor Attorney and Trustee logic. The criteria was removed to meet HUD’s updated requirement.  </w:t>
      </w:r>
    </w:p>
    <w:p w14:paraId="1E307B20" w14:textId="77777777" w:rsidR="00C57354" w:rsidRDefault="00C57354" w:rsidP="00C57354">
      <w:pPr>
        <w:pStyle w:val="CommentText"/>
      </w:pPr>
    </w:p>
    <w:p w14:paraId="44F0409C" w14:textId="77777777" w:rsidR="00C57354" w:rsidRDefault="00C57354" w:rsidP="00C57354">
      <w:pPr>
        <w:pStyle w:val="CommentText"/>
      </w:pPr>
      <w:r>
        <w:rPr>
          <w:b/>
          <w:bCs/>
          <w:color w:val="FF0000"/>
        </w:rPr>
        <w:t xml:space="preserve">HUD - Modernization of Engagement with Borrowers in Default - III.A.2.h.xii.(B)(6) - Exception for Borrowers in Bankruptcy </w:t>
      </w:r>
      <w:r>
        <w:t xml:space="preserve">= </w:t>
      </w:r>
    </w:p>
    <w:p w14:paraId="4FEB6D2C" w14:textId="77777777" w:rsidR="00C57354" w:rsidRDefault="00C57354" w:rsidP="00C57354">
      <w:pPr>
        <w:pStyle w:val="CommentText"/>
      </w:pPr>
      <w:hyperlink r:id="rId1" w:history="1">
        <w:r w:rsidRPr="00593E92">
          <w:rPr>
            <w:rStyle w:val="Hyperlink"/>
          </w:rPr>
          <w:t>https://www.hud.gov/sites/dfiles/OCHCO/documents/2024-24hsgml.pdf</w:t>
        </w:r>
      </w:hyperlink>
    </w:p>
    <w:p w14:paraId="15C81C49" w14:textId="77777777" w:rsidR="00C57354" w:rsidRDefault="00C57354" w:rsidP="00C57354">
      <w:pPr>
        <w:pStyle w:val="CommentText"/>
      </w:pPr>
    </w:p>
    <w:p w14:paraId="38F1D431" w14:textId="77777777" w:rsidR="00C57354" w:rsidRDefault="00C57354" w:rsidP="00C57354">
      <w:pPr>
        <w:pStyle w:val="CommentText"/>
      </w:pPr>
    </w:p>
    <w:p w14:paraId="30663411" w14:textId="77777777" w:rsidR="00C57354" w:rsidRDefault="00C57354" w:rsidP="00C57354">
      <w:pPr>
        <w:pStyle w:val="CommentText"/>
      </w:pPr>
      <w:r>
        <w:t xml:space="preserve">Removed Attorney Addresses from letter per ML 2024-24 Page 11: </w:t>
      </w:r>
    </w:p>
    <w:p w14:paraId="5BE848F7" w14:textId="77777777" w:rsidR="00C57354" w:rsidRDefault="00C57354" w:rsidP="00C57354">
      <w:pPr>
        <w:pStyle w:val="CommentText"/>
      </w:pPr>
      <w:r>
        <w:rPr>
          <w:color w:val="FF0000"/>
        </w:rPr>
        <w:t xml:space="preserve">The Mortgagee is not required to conduct or make a Reasonable Effort to arrange the Loss Mitigation Consultation if the Borrower has filed for bankruptcy and, in the opinion of the Mortgagee’s legal counsel, it would be a violation of bankruptcy law. </w:t>
      </w:r>
    </w:p>
    <w:p w14:paraId="79440EEF" w14:textId="77777777" w:rsidR="00C57354" w:rsidRDefault="00C57354" w:rsidP="00C57354">
      <w:pPr>
        <w:pStyle w:val="CommentText"/>
      </w:pPr>
    </w:p>
    <w:p w14:paraId="42FDD38C" w14:textId="77777777" w:rsidR="00C57354" w:rsidRDefault="00C57354" w:rsidP="00C57354">
      <w:pPr>
        <w:pStyle w:val="CommentText"/>
      </w:pPr>
      <w:r>
        <w:rPr>
          <w:b/>
          <w:bCs/>
          <w:color w:val="FF0000"/>
          <w:u w:val="single"/>
        </w:rPr>
        <w:t xml:space="preserve">Initially listed as: </w:t>
      </w:r>
    </w:p>
    <w:p w14:paraId="1EA96AEB" w14:textId="77777777" w:rsidR="00C57354" w:rsidRDefault="00C57354" w:rsidP="00C57354">
      <w:pPr>
        <w:pStyle w:val="CommentText"/>
      </w:pPr>
      <w:r>
        <w:rPr>
          <w:b/>
          <w:bCs/>
          <w:color w:val="0070C0"/>
          <w:highlight w:val="yellow"/>
          <w:u w:val="single"/>
        </w:rPr>
        <w:t>(IF</w:t>
      </w:r>
      <w:r>
        <w:rPr>
          <w:color w:val="0070C0"/>
          <w:highlight w:val="yellow"/>
        </w:rPr>
        <w:t xml:space="preserve"> </w:t>
      </w:r>
      <w:r>
        <w:rPr>
          <w:b/>
          <w:bCs/>
          <w:color w:val="0070C0"/>
          <w:highlight w:val="yellow"/>
        </w:rPr>
        <w:t>{[M930]}</w:t>
      </w:r>
      <w:r>
        <w:rPr>
          <w:color w:val="0070C0"/>
          <w:highlight w:val="yellow"/>
        </w:rPr>
        <w:t xml:space="preserve"> (Bankruptcy Wkst Status </w:t>
      </w:r>
      <w:r>
        <w:rPr>
          <w:b/>
          <w:bCs/>
          <w:color w:val="0070C0"/>
          <w:highlight w:val="yellow"/>
        </w:rPr>
        <w:t>≠</w:t>
      </w:r>
      <w:r>
        <w:rPr>
          <w:color w:val="0070C0"/>
          <w:highlight w:val="yellow"/>
        </w:rPr>
        <w:t xml:space="preserve"> </w:t>
      </w:r>
      <w:r>
        <w:rPr>
          <w:b/>
          <w:bCs/>
          <w:color w:val="0070C0"/>
          <w:highlight w:val="yellow"/>
        </w:rPr>
        <w:t>A)</w:t>
      </w:r>
      <w:r>
        <w:rPr>
          <w:b/>
          <w:bCs/>
        </w:rPr>
        <w:tab/>
      </w:r>
    </w:p>
    <w:p w14:paraId="647770AB" w14:textId="77777777" w:rsidR="00C57354" w:rsidRDefault="00C57354" w:rsidP="00C57354">
      <w:pPr>
        <w:pStyle w:val="CommentText"/>
      </w:pPr>
      <w:r>
        <w:rPr>
          <w:b/>
          <w:bCs/>
        </w:rPr>
        <w:t xml:space="preserve">{[M558]} </w:t>
      </w:r>
      <w:r>
        <w:t>(New Bill Line 1/ Mortgagor Name)</w:t>
      </w:r>
    </w:p>
    <w:p w14:paraId="552A2BE8" w14:textId="77777777" w:rsidR="00C57354" w:rsidRDefault="00C57354" w:rsidP="00C57354">
      <w:pPr>
        <w:pStyle w:val="CommentText"/>
      </w:pPr>
      <w:r>
        <w:rPr>
          <w:b/>
          <w:bCs/>
        </w:rPr>
        <w:t>{[M559]}</w:t>
      </w:r>
      <w:r>
        <w:t xml:space="preserve"> (New Bill Line 2/Second Mortgagor)</w:t>
      </w:r>
    </w:p>
    <w:p w14:paraId="4DE350AD" w14:textId="77777777" w:rsidR="00C57354" w:rsidRDefault="00C57354" w:rsidP="00C57354">
      <w:pPr>
        <w:pStyle w:val="CommentText"/>
      </w:pPr>
      <w:r>
        <w:rPr>
          <w:b/>
          <w:bCs/>
        </w:rPr>
        <w:t>{[M560]}</w:t>
      </w:r>
      <w:r>
        <w:t xml:space="preserve"> (New Bill Line 3/Third Mortgagor)</w:t>
      </w:r>
    </w:p>
    <w:p w14:paraId="249ADE2E" w14:textId="77777777" w:rsidR="00C57354" w:rsidRDefault="00C57354" w:rsidP="00C57354">
      <w:pPr>
        <w:pStyle w:val="CommentText"/>
      </w:pPr>
      <w:r>
        <w:rPr>
          <w:b/>
          <w:bCs/>
        </w:rPr>
        <w:t>{[M561]}</w:t>
      </w:r>
      <w:r>
        <w:t xml:space="preserve"> (Additional Mailing Address)</w:t>
      </w:r>
    </w:p>
    <w:p w14:paraId="644A62AD" w14:textId="77777777" w:rsidR="00C57354" w:rsidRDefault="00C57354" w:rsidP="00C57354">
      <w:pPr>
        <w:pStyle w:val="CommentText"/>
      </w:pPr>
      <w:r>
        <w:rPr>
          <w:b/>
          <w:bCs/>
          <w:color w:val="FF0000"/>
        </w:rPr>
        <w:t>{[M562]}</w:t>
      </w:r>
      <w:r>
        <w:rPr>
          <w:color w:val="FF0000"/>
        </w:rPr>
        <w:t xml:space="preserve"> (Mailing Street Address)</w:t>
      </w:r>
    </w:p>
    <w:p w14:paraId="14B86A21" w14:textId="77777777" w:rsidR="00C57354" w:rsidRDefault="00C57354" w:rsidP="00C57354">
      <w:pPr>
        <w:pStyle w:val="CommentText"/>
      </w:pPr>
      <w:r>
        <w:rPr>
          <w:b/>
          <w:bCs/>
          <w:color w:val="FF0000"/>
        </w:rPr>
        <w:t xml:space="preserve">{[M563]} {[M564]} {[M565]} </w:t>
      </w:r>
      <w:r>
        <w:rPr>
          <w:b/>
          <w:bCs/>
        </w:rPr>
        <w:t>{[M566]}</w:t>
      </w:r>
      <w:r>
        <w:t xml:space="preserve"> </w:t>
      </w:r>
      <w:r>
        <w:rPr>
          <w:color w:val="FF0000"/>
        </w:rPr>
        <w:t>(Mailing City), (State), (5-Digit Zip)</w:t>
      </w:r>
      <w:r>
        <w:t>, (4-Digit Zip)</w:t>
      </w:r>
    </w:p>
    <w:p w14:paraId="01CC4152" w14:textId="77777777" w:rsidR="00C57354" w:rsidRDefault="00C57354" w:rsidP="00C57354">
      <w:pPr>
        <w:pStyle w:val="CommentText"/>
      </w:pPr>
      <w:r>
        <w:rPr>
          <w:color w:val="0070C0"/>
        </w:rPr>
        <w:t>(</w:t>
      </w:r>
      <w:r>
        <w:rPr>
          <w:b/>
          <w:bCs/>
          <w:color w:val="0070C0"/>
          <w:u w:val="single"/>
        </w:rPr>
        <w:t>“OR”</w:t>
      </w:r>
      <w:r>
        <w:rPr>
          <w:color w:val="0070C0"/>
        </w:rPr>
        <w:t xml:space="preserve"> If </w:t>
      </w:r>
      <w:r>
        <w:rPr>
          <w:b/>
          <w:bCs/>
          <w:color w:val="0070C0"/>
        </w:rPr>
        <w:t>{[M956]}</w:t>
      </w:r>
      <w:r>
        <w:rPr>
          <w:color w:val="0070C0"/>
        </w:rPr>
        <w:t xml:space="preserve"> (Foreign Address Indicator = 1))</w:t>
      </w:r>
    </w:p>
    <w:p w14:paraId="13F2854A" w14:textId="77777777" w:rsidR="00C57354" w:rsidRDefault="00C57354" w:rsidP="00C57354">
      <w:pPr>
        <w:pStyle w:val="CommentText"/>
      </w:pPr>
      <w:r>
        <w:rPr>
          <w:b/>
          <w:bCs/>
        </w:rPr>
        <w:t>{[M928]}</w:t>
      </w:r>
      <w:r>
        <w:t xml:space="preserve"> (Foreign Country Code)</w:t>
      </w:r>
    </w:p>
    <w:p w14:paraId="59F01896" w14:textId="77777777" w:rsidR="00C57354" w:rsidRDefault="00C57354" w:rsidP="00C57354">
      <w:pPr>
        <w:pStyle w:val="CommentText"/>
      </w:pPr>
      <w:r>
        <w:rPr>
          <w:b/>
          <w:bCs/>
        </w:rPr>
        <w:t>{[M929]}</w:t>
      </w:r>
      <w:r>
        <w:t xml:space="preserve"> (Foreign Postal Code)</w:t>
      </w:r>
    </w:p>
    <w:p w14:paraId="6AEC25E1" w14:textId="77777777" w:rsidR="00C57354" w:rsidRDefault="00C57354" w:rsidP="00C57354">
      <w:pPr>
        <w:pStyle w:val="CommentText"/>
      </w:pPr>
    </w:p>
    <w:p w14:paraId="00761E74" w14:textId="77777777" w:rsidR="00C57354" w:rsidRDefault="00C57354" w:rsidP="00C57354">
      <w:pPr>
        <w:pStyle w:val="CommentText"/>
      </w:pPr>
      <w:r>
        <w:rPr>
          <w:color w:val="FF0000"/>
          <w:highlight w:val="yellow"/>
        </w:rPr>
        <w:t>(see “Trustee and Debtor Attorney” (Option A) on Letter Library Business Rules for Additional Addresses in BKFS)</w:t>
      </w:r>
    </w:p>
    <w:p w14:paraId="4E7B0967" w14:textId="77777777" w:rsidR="00C57354" w:rsidRDefault="00C57354" w:rsidP="00C57354">
      <w:pPr>
        <w:pStyle w:val="CommentText"/>
      </w:pPr>
      <w:r>
        <w:t>Debtor Attorney Name 1</w:t>
      </w:r>
    </w:p>
    <w:p w14:paraId="61249646" w14:textId="77777777" w:rsidR="00C57354" w:rsidRDefault="00C57354" w:rsidP="00C57354">
      <w:pPr>
        <w:pStyle w:val="CommentText"/>
      </w:pPr>
      <w:r>
        <w:t>Debtor Attorney Name 2</w:t>
      </w:r>
    </w:p>
    <w:p w14:paraId="53A5E946" w14:textId="77777777" w:rsidR="00C57354" w:rsidRDefault="00C57354" w:rsidP="00C57354">
      <w:pPr>
        <w:pStyle w:val="CommentText"/>
      </w:pPr>
      <w:r>
        <w:t>Debtor Attorney Address 1</w:t>
      </w:r>
    </w:p>
    <w:p w14:paraId="1EF30736" w14:textId="77777777" w:rsidR="00C57354" w:rsidRDefault="00C57354" w:rsidP="00C57354">
      <w:pPr>
        <w:pStyle w:val="CommentText"/>
      </w:pPr>
      <w:r>
        <w:t>Debtor Attorney Address 2</w:t>
      </w:r>
    </w:p>
    <w:p w14:paraId="6C6861DB" w14:textId="77777777" w:rsidR="00C57354" w:rsidRDefault="00C57354" w:rsidP="00C57354">
      <w:pPr>
        <w:pStyle w:val="CommentText"/>
      </w:pPr>
      <w:r>
        <w:t>Debtor Attorney Address 3</w:t>
      </w:r>
    </w:p>
    <w:p w14:paraId="7B7EF415" w14:textId="77777777" w:rsidR="00C57354" w:rsidRDefault="00C57354" w:rsidP="00C57354">
      <w:pPr>
        <w:pStyle w:val="CommentText"/>
      </w:pPr>
      <w:r>
        <w:t>Debtor Attorney City, State, 5-Digit Zip, 4-Digit Zip</w:t>
      </w:r>
    </w:p>
    <w:p w14:paraId="5066CEA0" w14:textId="77777777" w:rsidR="00C57354" w:rsidRDefault="00C57354" w:rsidP="00C57354">
      <w:pPr>
        <w:pStyle w:val="CommentText"/>
      </w:pPr>
    </w:p>
    <w:p w14:paraId="1311B9DA" w14:textId="77777777" w:rsidR="00C57354" w:rsidRDefault="00C57354" w:rsidP="00C57354">
      <w:pPr>
        <w:pStyle w:val="CommentText"/>
      </w:pPr>
      <w:r>
        <w:rPr>
          <w:color w:val="FF0000"/>
          <w:highlight w:val="yellow"/>
        </w:rPr>
        <w:t>(see “Trustee and Debtor Attorney” (Option A) on Letter Library Business Rules for Additional Addresses in BKFS)</w:t>
      </w:r>
    </w:p>
    <w:p w14:paraId="2A139EFD" w14:textId="77777777" w:rsidR="00C57354" w:rsidRDefault="00C57354" w:rsidP="00C57354">
      <w:pPr>
        <w:pStyle w:val="CommentText"/>
      </w:pPr>
      <w:r>
        <w:t>New Bill Line 1/</w:t>
      </w:r>
      <w:r>
        <w:rPr>
          <w:b/>
          <w:bCs/>
        </w:rPr>
        <w:t xml:space="preserve"> </w:t>
      </w:r>
      <w:r>
        <w:t>Mortgagor Name</w:t>
      </w:r>
      <w:r>
        <w:rPr>
          <w:b/>
          <w:bCs/>
        </w:rPr>
        <w:t xml:space="preserve">                           </w:t>
      </w:r>
    </w:p>
    <w:p w14:paraId="4DC70BA1" w14:textId="77777777" w:rsidR="00C57354" w:rsidRDefault="00C57354" w:rsidP="00C57354">
      <w:pPr>
        <w:pStyle w:val="CommentText"/>
      </w:pPr>
      <w:r>
        <w:t>New Bill Line 2/ Second Mortgagor Name</w:t>
      </w:r>
    </w:p>
    <w:p w14:paraId="6815F069" w14:textId="77777777" w:rsidR="00C57354" w:rsidRDefault="00C57354" w:rsidP="00C57354">
      <w:pPr>
        <w:pStyle w:val="CommentText"/>
      </w:pPr>
      <w:r>
        <w:t>New Bill Line 3/ Third Mortgagor</w:t>
      </w:r>
    </w:p>
    <w:p w14:paraId="2CB4CC94" w14:textId="77777777" w:rsidR="00C57354" w:rsidRDefault="00C57354" w:rsidP="00C57354">
      <w:pPr>
        <w:pStyle w:val="CommentText"/>
      </w:pPr>
      <w:r>
        <w:t>Additional Mailing Address</w:t>
      </w:r>
    </w:p>
    <w:p w14:paraId="2F191AD7" w14:textId="77777777" w:rsidR="00C57354" w:rsidRDefault="00C57354" w:rsidP="00C57354">
      <w:pPr>
        <w:pStyle w:val="CommentText"/>
      </w:pPr>
      <w:r>
        <w:t>Mailing Street Address</w:t>
      </w:r>
      <w:r>
        <w:rPr>
          <w:b/>
          <w:bCs/>
        </w:rPr>
        <w:tab/>
      </w:r>
    </w:p>
    <w:p w14:paraId="7127721C" w14:textId="77777777" w:rsidR="00C57354" w:rsidRDefault="00C57354" w:rsidP="00C57354">
      <w:pPr>
        <w:pStyle w:val="CommentText"/>
      </w:pPr>
      <w:r>
        <w:t>Mailing City, State, 5-Digit Zip, 4-Digit Code</w:t>
      </w:r>
    </w:p>
    <w:p w14:paraId="11518B5E" w14:textId="77777777" w:rsidR="00C57354" w:rsidRDefault="00C57354" w:rsidP="00C57354">
      <w:pPr>
        <w:pStyle w:val="CommentText"/>
      </w:pPr>
      <w:r>
        <w:rPr>
          <w:color w:val="0070C0"/>
        </w:rPr>
        <w:t>(</w:t>
      </w:r>
      <w:r>
        <w:rPr>
          <w:b/>
          <w:bCs/>
          <w:color w:val="0070C0"/>
          <w:u w:val="single"/>
        </w:rPr>
        <w:t>“OR”</w:t>
      </w:r>
      <w:r>
        <w:rPr>
          <w:color w:val="0070C0"/>
        </w:rPr>
        <w:t xml:space="preserve"> If </w:t>
      </w:r>
      <w:r>
        <w:rPr>
          <w:b/>
          <w:bCs/>
          <w:color w:val="0070C0"/>
        </w:rPr>
        <w:t>[M956]</w:t>
      </w:r>
      <w:r>
        <w:rPr>
          <w:color w:val="0070C0"/>
        </w:rPr>
        <w:t xml:space="preserve"> Foreign Address Indicator = Y)</w:t>
      </w:r>
    </w:p>
    <w:p w14:paraId="005C5DE8" w14:textId="77777777" w:rsidR="00C57354" w:rsidRDefault="00C57354" w:rsidP="00C57354">
      <w:pPr>
        <w:pStyle w:val="CommentText"/>
      </w:pPr>
      <w:r>
        <w:t>Foreign Country Code</w:t>
      </w:r>
    </w:p>
    <w:p w14:paraId="728B4F11" w14:textId="77777777" w:rsidR="00C57354" w:rsidRDefault="00C57354" w:rsidP="00C57354">
      <w:pPr>
        <w:pStyle w:val="CommentText"/>
      </w:pPr>
      <w:r>
        <w:t>Foreign Postal Code</w:t>
      </w:r>
    </w:p>
    <w:p w14:paraId="65652B72" w14:textId="77777777" w:rsidR="00C57354" w:rsidRDefault="00C57354" w:rsidP="00C57354">
      <w:pPr>
        <w:pStyle w:val="CommentText"/>
      </w:pPr>
    </w:p>
    <w:p w14:paraId="7540AEC5" w14:textId="77777777" w:rsidR="00C57354" w:rsidRDefault="00C57354" w:rsidP="00C57354">
      <w:pPr>
        <w:pStyle w:val="CommentText"/>
      </w:pPr>
      <w:r>
        <w:t>Trustee Name 1</w:t>
      </w:r>
    </w:p>
    <w:p w14:paraId="4D7DAD28" w14:textId="77777777" w:rsidR="00C57354" w:rsidRDefault="00C57354" w:rsidP="00C57354">
      <w:pPr>
        <w:pStyle w:val="CommentText"/>
      </w:pPr>
      <w:r>
        <w:t>Trustee Name 2</w:t>
      </w:r>
    </w:p>
    <w:p w14:paraId="6968BF74" w14:textId="77777777" w:rsidR="00C57354" w:rsidRDefault="00C57354" w:rsidP="00C57354">
      <w:pPr>
        <w:pStyle w:val="CommentText"/>
      </w:pPr>
      <w:r>
        <w:t>Trustee Address 1</w:t>
      </w:r>
    </w:p>
    <w:p w14:paraId="7285C2DE" w14:textId="77777777" w:rsidR="00C57354" w:rsidRDefault="00C57354" w:rsidP="00C57354">
      <w:pPr>
        <w:pStyle w:val="CommentText"/>
      </w:pPr>
      <w:r>
        <w:t>Trustee Address 2</w:t>
      </w:r>
    </w:p>
    <w:p w14:paraId="1091B6E9" w14:textId="77777777" w:rsidR="00C57354" w:rsidRDefault="00C57354" w:rsidP="00C57354">
      <w:pPr>
        <w:pStyle w:val="CommentText"/>
      </w:pPr>
      <w:r>
        <w:t>Trustee Address 3</w:t>
      </w:r>
    </w:p>
    <w:p w14:paraId="4B231550" w14:textId="77777777" w:rsidR="00C57354" w:rsidRDefault="00C57354" w:rsidP="00C57354">
      <w:pPr>
        <w:pStyle w:val="CommentText"/>
      </w:pPr>
      <w:r>
        <w:t>Trustee City, State, 5-Digit Zip, 4-Digit Zip</w:t>
      </w:r>
    </w:p>
  </w:comment>
  <w:comment w:id="16" w:author="Terry Ann Akers" w:date="2023-11-08T10:07:00Z" w:initials="TAA">
    <w:p w14:paraId="212F2EE3" w14:textId="6FAB5F7F" w:rsidR="000A21DE" w:rsidRDefault="000A21DE" w:rsidP="000A21DE">
      <w:pPr>
        <w:pStyle w:val="CommentText"/>
      </w:pPr>
      <w:r>
        <w:rPr>
          <w:rStyle w:val="CommentReference"/>
        </w:rPr>
        <w:annotationRef/>
      </w:r>
      <w:r>
        <w:rPr>
          <w:b/>
          <w:bCs/>
          <w:color w:val="FF0000"/>
        </w:rPr>
        <w:t xml:space="preserve">Client will insert “Y” on the foreign address indicator </w:t>
      </w:r>
    </w:p>
    <w:p w14:paraId="2A26895E" w14:textId="77777777" w:rsidR="000A21DE" w:rsidRDefault="000A21DE" w:rsidP="000A21DE">
      <w:pPr>
        <w:pStyle w:val="CommentText"/>
      </w:pPr>
    </w:p>
    <w:p w14:paraId="237098E4" w14:textId="77777777" w:rsidR="000A21DE" w:rsidRDefault="000A21DE" w:rsidP="000A21DE">
      <w:pPr>
        <w:pStyle w:val="CommentText"/>
      </w:pPr>
      <w:r>
        <w:rPr>
          <w:b/>
          <w:bCs/>
          <w:color w:val="FF0000"/>
        </w:rPr>
        <w:t>MSP converts to “1” on the data fil</w:t>
      </w:r>
      <w:r>
        <w:rPr>
          <w:color w:val="FF0000"/>
        </w:rPr>
        <w:t>e</w:t>
      </w:r>
    </w:p>
    <w:p w14:paraId="31A63015" w14:textId="77777777" w:rsidR="000A21DE" w:rsidRDefault="000A21DE" w:rsidP="000A21DE">
      <w:pPr>
        <w:pStyle w:val="CommentText"/>
      </w:pPr>
    </w:p>
    <w:p w14:paraId="4F8F5385" w14:textId="77777777" w:rsidR="000A21DE" w:rsidRDefault="000A21DE" w:rsidP="000A21DE">
      <w:pPr>
        <w:pStyle w:val="CommentText"/>
      </w:pPr>
      <w:r>
        <w:t>[M956] Foreign Address Indicator is on KLNX/ADDB Borrower Info Page (FOR ADDR), MAS1/ADD2 (FOREIGN MAILING ADDR), KLNX/UPA1, LNKU/GLBM Page 1, NEW1/ADD2</w:t>
      </w:r>
    </w:p>
    <w:p w14:paraId="4883F081" w14:textId="77777777" w:rsidR="000A21DE" w:rsidRDefault="000A21DE" w:rsidP="000A21DE">
      <w:pPr>
        <w:pStyle w:val="CommentText"/>
      </w:pPr>
    </w:p>
    <w:p w14:paraId="08AE60E1" w14:textId="77777777" w:rsidR="000A21DE" w:rsidRDefault="000A21DE" w:rsidP="000A21DE">
      <w:pPr>
        <w:pStyle w:val="CommentText"/>
      </w:pPr>
      <w:r>
        <w:t>Y = Foreign Country</w:t>
      </w:r>
    </w:p>
    <w:p w14:paraId="24C74D50" w14:textId="77777777" w:rsidR="000A21DE" w:rsidRDefault="000A21DE" w:rsidP="000A21DE">
      <w:pPr>
        <w:pStyle w:val="CommentText"/>
      </w:pPr>
      <w:r>
        <w:t>Blank = U.S. State</w:t>
      </w:r>
    </w:p>
    <w:p w14:paraId="0CEDCB09" w14:textId="77777777" w:rsidR="000A21DE" w:rsidRDefault="000A21DE" w:rsidP="000A21DE">
      <w:pPr>
        <w:pStyle w:val="CommentText"/>
      </w:pPr>
    </w:p>
    <w:p w14:paraId="1992CB00" w14:textId="77777777" w:rsidR="000A21DE" w:rsidRDefault="000A21DE" w:rsidP="000A21DE">
      <w:pPr>
        <w:pStyle w:val="CommentText"/>
      </w:pPr>
      <w:r>
        <w:t xml:space="preserve">If foreign address indicator is present, NCI will need to pull for additional postage and client will need to review for address accuracy. </w:t>
      </w:r>
    </w:p>
  </w:comment>
  <w:comment w:id="17" w:author="Terry Ann Akers" w:date="2025-02-03T18:51:00Z" w:initials="TA">
    <w:p w14:paraId="6864F68E" w14:textId="77777777" w:rsidR="005B6021" w:rsidRDefault="005B6021" w:rsidP="005B6021">
      <w:pPr>
        <w:pStyle w:val="CommentText"/>
      </w:pPr>
      <w:r>
        <w:rPr>
          <w:rStyle w:val="CommentReference"/>
        </w:rPr>
        <w:annotationRef/>
      </w:r>
      <w:r>
        <w:t>Once confirmed, a successor in interest has borrower/consumer status under Regulation X and Regulation Z. Therefore, a confirmed SII is subject to servicing provisions relating to: </w:t>
      </w:r>
    </w:p>
    <w:p w14:paraId="04538A12" w14:textId="77777777" w:rsidR="005B6021" w:rsidRDefault="005B6021" w:rsidP="005B6021">
      <w:pPr>
        <w:pStyle w:val="CommentText"/>
      </w:pPr>
      <w:r>
        <w:t>⦁Escrow accounts</w:t>
      </w:r>
    </w:p>
    <w:p w14:paraId="13E477E9" w14:textId="77777777" w:rsidR="005B6021" w:rsidRDefault="005B6021" w:rsidP="005B6021">
      <w:pPr>
        <w:pStyle w:val="CommentText"/>
      </w:pPr>
      <w:r>
        <w:t>⦁Error and information request</w:t>
      </w:r>
    </w:p>
    <w:p w14:paraId="3ED8CEEE" w14:textId="77777777" w:rsidR="005B6021" w:rsidRDefault="005B6021" w:rsidP="005B6021">
      <w:pPr>
        <w:pStyle w:val="CommentText"/>
      </w:pPr>
      <w:r>
        <w:t>⦁Early intervention and continuity of contact</w:t>
      </w:r>
    </w:p>
    <w:p w14:paraId="1E875D86" w14:textId="77777777" w:rsidR="005B6021" w:rsidRDefault="005B6021" w:rsidP="005B6021">
      <w:pPr>
        <w:pStyle w:val="CommentText"/>
      </w:pPr>
      <w:r>
        <w:t>⦁Loss mitigation</w:t>
      </w:r>
    </w:p>
    <w:p w14:paraId="4A1BA815" w14:textId="77777777" w:rsidR="005B6021" w:rsidRDefault="005B6021" w:rsidP="005B6021">
      <w:pPr>
        <w:pStyle w:val="CommentText"/>
      </w:pPr>
      <w:r>
        <w:t>⦁Escrow and force-placed insurance</w:t>
      </w:r>
    </w:p>
    <w:p w14:paraId="220C15A2" w14:textId="77777777" w:rsidR="005B6021" w:rsidRDefault="005B6021" w:rsidP="005B6021">
      <w:pPr>
        <w:pStyle w:val="CommentText"/>
      </w:pPr>
      <w:r>
        <w:t>⦁Mortgage servicing transfers</w:t>
      </w:r>
    </w:p>
    <w:p w14:paraId="44A69FD3" w14:textId="77777777" w:rsidR="005B6021" w:rsidRDefault="005B6021" w:rsidP="005B6021">
      <w:pPr>
        <w:pStyle w:val="CommentText"/>
      </w:pPr>
      <w:r>
        <w:t>⦁Interest rate adjustment notices and escrow cancellation notices</w:t>
      </w:r>
    </w:p>
    <w:p w14:paraId="474E2F6E" w14:textId="77777777" w:rsidR="005B6021" w:rsidRDefault="005B6021" w:rsidP="005B6021">
      <w:pPr>
        <w:pStyle w:val="CommentText"/>
      </w:pPr>
      <w:r>
        <w:t>⦁Prompt payment crediting and payoff statements</w:t>
      </w:r>
    </w:p>
    <w:p w14:paraId="1D7E5745" w14:textId="77777777" w:rsidR="005B6021" w:rsidRDefault="005B6021" w:rsidP="005B6021">
      <w:pPr>
        <w:pStyle w:val="CommentText"/>
      </w:pPr>
      <w:r>
        <w:t>⦁Mortgage transfer disclosures; and</w:t>
      </w:r>
    </w:p>
    <w:p w14:paraId="12E6B069" w14:textId="77777777" w:rsidR="005B6021" w:rsidRDefault="005B6021" w:rsidP="005B6021">
      <w:pPr>
        <w:pStyle w:val="CommentText"/>
      </w:pPr>
      <w:r>
        <w:t>Periodic statement requirements</w:t>
      </w:r>
    </w:p>
    <w:p w14:paraId="370A646B" w14:textId="77777777" w:rsidR="005B6021" w:rsidRDefault="005B6021" w:rsidP="005B6021">
      <w:pPr>
        <w:pStyle w:val="CommentText"/>
      </w:pPr>
      <w:r>
        <w:t> </w:t>
      </w:r>
    </w:p>
    <w:p w14:paraId="24BB2029" w14:textId="77777777" w:rsidR="005B6021" w:rsidRDefault="005B6021" w:rsidP="005B6021">
      <w:pPr>
        <w:pStyle w:val="CommentText"/>
      </w:pPr>
      <w:r>
        <w:t> </w:t>
      </w:r>
    </w:p>
    <w:p w14:paraId="39CD7CB8" w14:textId="77777777" w:rsidR="005B6021" w:rsidRDefault="005B6021" w:rsidP="005B6021">
      <w:pPr>
        <w:pStyle w:val="CommentText"/>
      </w:pPr>
      <w:r>
        <w:t xml:space="preserve">CFPB: </w:t>
      </w:r>
      <w:hyperlink r:id="rId2" w:history="1">
        <w:r w:rsidRPr="00012060">
          <w:rPr>
            <w:rStyle w:val="Hyperlink"/>
          </w:rPr>
          <w:t>https://www.consumerfinance.gov/rules-policy/regulations/1024/interp-38/</w:t>
        </w:r>
      </w:hyperlink>
    </w:p>
    <w:p w14:paraId="1B365EAF" w14:textId="77777777" w:rsidR="005B6021" w:rsidRDefault="005B6021" w:rsidP="005B6021">
      <w:pPr>
        <w:pStyle w:val="CommentText"/>
      </w:pPr>
      <w:r>
        <w:t> </w:t>
      </w:r>
    </w:p>
    <w:p w14:paraId="0FDB3020" w14:textId="77777777" w:rsidR="005B6021" w:rsidRDefault="005B6021" w:rsidP="005B6021">
      <w:pPr>
        <w:pStyle w:val="CommentText"/>
      </w:pPr>
      <w:r>
        <w:t> </w:t>
      </w:r>
    </w:p>
    <w:p w14:paraId="66D1F937" w14:textId="77777777" w:rsidR="005B6021" w:rsidRDefault="005B6021" w:rsidP="005B6021">
      <w:pPr>
        <w:pStyle w:val="CommentText"/>
      </w:pPr>
      <w:r>
        <w:t xml:space="preserve">DFS NY: </w:t>
      </w:r>
      <w:hyperlink r:id="rId3" w:history="1">
        <w:r w:rsidRPr="00012060">
          <w:rPr>
            <w:rStyle w:val="Hyperlink"/>
          </w:rPr>
          <w:t>https://www.dfs.ny.gov/system/files/documents/2022/07/bf419_text.pdf</w:t>
        </w:r>
      </w:hyperlink>
    </w:p>
    <w:p w14:paraId="205298A9" w14:textId="77777777" w:rsidR="005B6021" w:rsidRDefault="005B6021" w:rsidP="005B6021">
      <w:pPr>
        <w:pStyle w:val="CommentText"/>
      </w:pPr>
      <w:r>
        <w:t> </w:t>
      </w:r>
    </w:p>
    <w:p w14:paraId="1BB75188" w14:textId="77777777" w:rsidR="005B6021" w:rsidRDefault="005B6021" w:rsidP="005B6021">
      <w:pPr>
        <w:pStyle w:val="CommentText"/>
      </w:pPr>
      <w:r>
        <w:t xml:space="preserve">Attorney at law: </w:t>
      </w:r>
      <w:hyperlink r:id="rId4" w:anchor=":~:text=A%20successor%20in%20interest%20is%20someone%20who%20receives%20real%20estate,an%20incidental%20property%20sett" w:history="1">
        <w:r w:rsidRPr="00012060">
          <w:rPr>
            <w:rStyle w:val="Hyperlink"/>
          </w:rPr>
          <w:t>https://www.smithdebnamlaw.com/article/client-alert-cfpbs-successor-in-interest-rules-take-effect-april-19-2018-what-you-need-to-know/#:~:text=A%20successor%20in%20interest%20is%20someone%20who%20receives%20real%20estate,an%20incidental%20property%20sett</w:t>
        </w:r>
      </w:hyperlink>
      <w:r>
        <w:t>.</w:t>
      </w:r>
    </w:p>
  </w:comment>
  <w:comment w:id="18" w:author="Terry Ann Akers" w:date="2025-01-07T12:42:00Z" w:initials="TA">
    <w:p w14:paraId="4A7C307A" w14:textId="4A05D5A5" w:rsidR="00BE733A" w:rsidRDefault="00BE733A" w:rsidP="00BE733A">
      <w:pPr>
        <w:pStyle w:val="CommentText"/>
      </w:pPr>
      <w:r>
        <w:rPr>
          <w:rStyle w:val="CommentReference"/>
        </w:rPr>
        <w:annotationRef/>
      </w:r>
      <w:r>
        <w:t xml:space="preserve">Subject line added to alert the borrower/member/mortgagor of the purpose of the letter. </w:t>
      </w:r>
    </w:p>
  </w:comment>
  <w:comment w:id="19" w:author="Becker, Kylie" w:date="2026-02-05T13:53:00Z" w:initials="KB">
    <w:p w14:paraId="3F24ACE3" w14:textId="77777777" w:rsidR="004717CE" w:rsidRDefault="004717CE" w:rsidP="004717CE">
      <w:pPr>
        <w:pStyle w:val="CommentText"/>
      </w:pPr>
      <w:r>
        <w:rPr>
          <w:rStyle w:val="CommentReference"/>
        </w:rPr>
        <w:annotationRef/>
      </w:r>
      <w:r>
        <w:t>Can this be updated to the following:</w:t>
      </w:r>
    </w:p>
    <w:p w14:paraId="7D0956A1" w14:textId="77777777" w:rsidR="004717CE" w:rsidRDefault="004717CE" w:rsidP="004717CE">
      <w:pPr>
        <w:pStyle w:val="CommentText"/>
      </w:pPr>
    </w:p>
    <w:p w14:paraId="2A34E37F" w14:textId="77777777" w:rsidR="004717CE" w:rsidRDefault="004717CE" w:rsidP="004717CE">
      <w:pPr>
        <w:pStyle w:val="CommentText"/>
      </w:pPr>
      <w:r>
        <w:rPr>
          <w:b/>
          <w:bCs/>
        </w:rPr>
        <w:t xml:space="preserve">Subject: </w:t>
      </w:r>
      <w:r>
        <w:t>Early Intervention Notice &amp; Loss-Mitigation Consultation Availability</w:t>
      </w:r>
    </w:p>
  </w:comment>
  <w:comment w:id="20" w:author="Brittany Torres" w:date="2026-02-11T09:52:00Z" w:initials="BT">
    <w:p w14:paraId="69951C59" w14:textId="77777777" w:rsidR="00386225" w:rsidRDefault="00386225" w:rsidP="00386225">
      <w:pPr>
        <w:pStyle w:val="CommentText"/>
      </w:pPr>
      <w:r>
        <w:rPr>
          <w:rStyle w:val="CommentReference"/>
        </w:rPr>
        <w:annotationRef/>
      </w:r>
      <w:r>
        <w:t xml:space="preserve">This has been updated. </w:t>
      </w:r>
    </w:p>
  </w:comment>
  <w:comment w:id="26" w:author="Terry Ann Akers" w:date="2025-01-07T12:41:00Z" w:initials="TA">
    <w:p w14:paraId="674BF476" w14:textId="348FC58D" w:rsidR="00B84E9E" w:rsidRDefault="00B84E9E" w:rsidP="00B84E9E">
      <w:pPr>
        <w:pStyle w:val="CommentText"/>
      </w:pPr>
      <w:r>
        <w:rPr>
          <w:rStyle w:val="CommentReference"/>
        </w:rPr>
        <w:annotationRef/>
      </w:r>
      <w:r>
        <w:t xml:space="preserve">Federal Register - The compliance date for the final rule amending 24 CFR 203.604, published August 2, 2024, at 89 FR 63082 as it applies to certain mortgagors and properties is extended until July 1, 2025. </w:t>
      </w:r>
    </w:p>
    <w:p w14:paraId="67EE3F49" w14:textId="77777777" w:rsidR="00B84E9E" w:rsidRDefault="00B84E9E" w:rsidP="00B84E9E">
      <w:pPr>
        <w:pStyle w:val="CommentText"/>
      </w:pPr>
      <w:r>
        <w:t xml:space="preserve">24 CFR Part 203, Docket No. FR-6353-N-03, the compliance provisions is extended until July 1, 2025. HUD is taking this action to permit mortgagees sufficient time to update their mortgage servicing processes and procedures to comply with the policy that will be established in a forthcoming mortgagee letter entitled “Modernization of Engagement with Borrowers in Default”. </w:t>
      </w:r>
    </w:p>
    <w:p w14:paraId="39FECD5B" w14:textId="77777777" w:rsidR="00B84E9E" w:rsidRDefault="00B84E9E" w:rsidP="00B84E9E">
      <w:pPr>
        <w:pStyle w:val="CommentText"/>
      </w:pPr>
    </w:p>
    <w:p w14:paraId="7F18DCDE" w14:textId="77777777" w:rsidR="00B84E9E" w:rsidRDefault="00B84E9E" w:rsidP="00B84E9E">
      <w:pPr>
        <w:pStyle w:val="CommentText"/>
      </w:pPr>
      <w:r>
        <w:t xml:space="preserve">HUD - Per Mortgagee Letter 2024-24 signed by Julia R. Gorden (Assistant Secretary for Housing and Federal Housing Commissioner) issued on 12/04/2024, HUD modernizes requirements for a Loss Mitigation Consultation with Borrowers in default. The provisions of the ML must be implemented on January 1, 2025. The ML includes alternative interim procedures that may be utilized between January 1, 2025 through June 30, 2025. The permanent provisions of the ML will be incorporated into a forthcoming update of the HUD Handbook 4000.1, </w:t>
      </w:r>
      <w:r>
        <w:rPr>
          <w:i/>
          <w:iCs/>
        </w:rPr>
        <w:t>FHA Single Family Housing Policy Handbook</w:t>
      </w:r>
      <w:r>
        <w:t xml:space="preserve"> (Handbook 4000.1).</w:t>
      </w:r>
    </w:p>
    <w:p w14:paraId="77DE356B" w14:textId="77777777" w:rsidR="00B84E9E" w:rsidRDefault="00B84E9E" w:rsidP="00B84E9E">
      <w:pPr>
        <w:pStyle w:val="CommentText"/>
      </w:pPr>
    </w:p>
    <w:p w14:paraId="22B444FB" w14:textId="77777777" w:rsidR="00B84E9E" w:rsidRDefault="00B84E9E" w:rsidP="00B84E9E">
      <w:pPr>
        <w:pStyle w:val="CommentText"/>
      </w:pPr>
      <w:r>
        <w:t xml:space="preserve"> </w:t>
      </w:r>
    </w:p>
    <w:p w14:paraId="78C71571" w14:textId="77777777" w:rsidR="00B84E9E" w:rsidRDefault="00B84E9E" w:rsidP="00B84E9E">
      <w:pPr>
        <w:pStyle w:val="CommentText"/>
      </w:pPr>
      <w:r>
        <w:rPr>
          <w:color w:val="000000"/>
        </w:rPr>
        <w:t xml:space="preserve">This rule also expands the meeting requirement to all Borrowers in default, including those who do not reside in the mortgaged Property and Borrowers with a mortgaged Property that is more than 200 miles from the Mortgagee or its branch office. While HUD’s revisions to 24 CFR § 203.604 update the acceptable methods that Mortgagees may use to arrange and meet with Borrowers in default, the purpose of the meeting remains the same. This meeting, known as a Loss Mitigation Consultation, is an opportunity for the Borrower to meet with trained Mortgagee employees who can provide information about FHA’s loss mitigation options and assist the Borrower in bringing the FHA-insured Mortgage current and avoiding foreclosure. By expanding the meeting requirement to all Borrowers in default, more Borrowers will have this opportunity to discuss their hardship and financial circumstances, learn about FHA’s loss mitigation options, and resolve the delinquency. </w:t>
      </w:r>
    </w:p>
    <w:p w14:paraId="088E7C1A" w14:textId="77777777" w:rsidR="00B84E9E" w:rsidRDefault="00B84E9E" w:rsidP="00B84E9E">
      <w:pPr>
        <w:pStyle w:val="CommentText"/>
      </w:pPr>
    </w:p>
    <w:p w14:paraId="5D3BA239" w14:textId="77777777" w:rsidR="00B84E9E" w:rsidRDefault="00B84E9E" w:rsidP="00B84E9E">
      <w:pPr>
        <w:pStyle w:val="CommentText"/>
      </w:pPr>
    </w:p>
    <w:p w14:paraId="53CB4810" w14:textId="77777777" w:rsidR="00B84E9E" w:rsidRDefault="00B84E9E" w:rsidP="00B84E9E">
      <w:pPr>
        <w:pStyle w:val="CommentText"/>
      </w:pPr>
      <w:r>
        <w:t xml:space="preserve">In light of the alternative provisions of the “in person” interview (i.e. face-to-face), NCI will continue to monitor HUD’s guidance and deliver an updated regulatory announcement as it arises. </w:t>
      </w:r>
    </w:p>
    <w:p w14:paraId="3898621C" w14:textId="77777777" w:rsidR="00B84E9E" w:rsidRDefault="00B84E9E" w:rsidP="00B84E9E">
      <w:pPr>
        <w:pStyle w:val="CommentText"/>
      </w:pPr>
    </w:p>
    <w:p w14:paraId="48F88CE9" w14:textId="77777777" w:rsidR="00B84E9E" w:rsidRDefault="00B84E9E" w:rsidP="00B84E9E">
      <w:pPr>
        <w:pStyle w:val="CommentText"/>
      </w:pPr>
      <w:r>
        <w:rPr>
          <w:b/>
          <w:bCs/>
          <w:color w:val="FF0000"/>
        </w:rPr>
        <w:t>Federal Register</w:t>
      </w:r>
      <w:r>
        <w:t xml:space="preserve"> = </w:t>
      </w:r>
      <w:hyperlink r:id="rId5" w:history="1">
        <w:r w:rsidRPr="00FD1A8A">
          <w:rPr>
            <w:rStyle w:val="Hyperlink"/>
          </w:rPr>
          <w:t>https://www.federalregister.gov/documents/2024/11/21/2024-27077/modernization-of-engagement-with-mortgagors-in-default-partial-extension-of-compliance-date</w:t>
        </w:r>
      </w:hyperlink>
    </w:p>
    <w:p w14:paraId="02429E17" w14:textId="77777777" w:rsidR="00B84E9E" w:rsidRDefault="00B84E9E" w:rsidP="00B84E9E">
      <w:pPr>
        <w:pStyle w:val="CommentText"/>
      </w:pPr>
    </w:p>
    <w:p w14:paraId="50B78ADB" w14:textId="77777777" w:rsidR="00B84E9E" w:rsidRDefault="00B84E9E" w:rsidP="00B84E9E">
      <w:pPr>
        <w:pStyle w:val="CommentText"/>
      </w:pPr>
      <w:r>
        <w:rPr>
          <w:b/>
          <w:bCs/>
          <w:color w:val="FF0000"/>
        </w:rPr>
        <w:t xml:space="preserve">HUD - Modernization of Engagement with Borrowers in Default </w:t>
      </w:r>
      <w:r>
        <w:t xml:space="preserve">= </w:t>
      </w:r>
    </w:p>
    <w:p w14:paraId="2C56DDBC" w14:textId="77777777" w:rsidR="00B84E9E" w:rsidRDefault="00B84E9E" w:rsidP="00B84E9E">
      <w:pPr>
        <w:pStyle w:val="CommentText"/>
      </w:pPr>
      <w:hyperlink r:id="rId6" w:history="1">
        <w:r w:rsidRPr="00FD1A8A">
          <w:rPr>
            <w:rStyle w:val="Hyperlink"/>
          </w:rPr>
          <w:t>https://www.hud.gov/sites/dfiles/OCHCO/documents/2024-24hsgml.pdf</w:t>
        </w:r>
      </w:hyperlink>
    </w:p>
    <w:p w14:paraId="1B854E8A" w14:textId="77777777" w:rsidR="00B84E9E" w:rsidRDefault="00B84E9E" w:rsidP="00B84E9E">
      <w:pPr>
        <w:pStyle w:val="CommentText"/>
      </w:pPr>
    </w:p>
    <w:p w14:paraId="6422C46B" w14:textId="77777777" w:rsidR="00B84E9E" w:rsidRDefault="00B84E9E" w:rsidP="00B84E9E">
      <w:pPr>
        <w:pStyle w:val="CommentText"/>
      </w:pPr>
      <w:r>
        <w:rPr>
          <w:b/>
          <w:bCs/>
          <w:color w:val="FF0000"/>
        </w:rPr>
        <w:t xml:space="preserve">FHA Handbook - HUD 4000.1 - III.A.2.iii.Collection Communication Timeline - (B) Standard </w:t>
      </w:r>
      <w:r>
        <w:rPr>
          <w:b/>
          <w:bCs/>
          <w:color w:val="0070C0"/>
          <w:highlight w:val="green"/>
        </w:rPr>
        <w:t>***Please note , the handbook has not been published yet with the provisions yet****</w:t>
      </w:r>
      <w:r>
        <w:t>= Per the table, (by) Day 61 “The Mortgagee must attempt a face-to-face interview with the Borrower no later  than this date, unless exempt under 24 CFR § 203.604.</w:t>
      </w:r>
    </w:p>
    <w:p w14:paraId="24D6373B" w14:textId="77777777" w:rsidR="00B84E9E" w:rsidRDefault="00B84E9E" w:rsidP="00B84E9E">
      <w:pPr>
        <w:pStyle w:val="CommentText"/>
      </w:pPr>
      <w:hyperlink r:id="rId7" w:history="1">
        <w:r w:rsidRPr="00FD1A8A">
          <w:rPr>
            <w:rStyle w:val="Hyperlink"/>
          </w:rPr>
          <w:t>https://www.hud.gov/sites/dfiles/OCHCO/documents/40001-hsgh-update15-052024.pdf</w:t>
        </w:r>
      </w:hyperlink>
    </w:p>
    <w:p w14:paraId="49119DA9" w14:textId="77777777" w:rsidR="00B84E9E" w:rsidRDefault="00B84E9E" w:rsidP="00B84E9E">
      <w:pPr>
        <w:pStyle w:val="CommentText"/>
      </w:pPr>
    </w:p>
    <w:p w14:paraId="43DA4452" w14:textId="77777777" w:rsidR="00B84E9E" w:rsidRDefault="00B84E9E" w:rsidP="00B84E9E">
      <w:pPr>
        <w:pStyle w:val="CommentText"/>
      </w:pPr>
      <w:r>
        <w:rPr>
          <w:b/>
          <w:bCs/>
          <w:color w:val="FF0000"/>
        </w:rPr>
        <w:t xml:space="preserve">FHA Handbook - HUD 4000.1 - III.A.2.xii. Face-to-Face Interviews </w:t>
      </w:r>
      <w:r>
        <w:rPr>
          <w:b/>
          <w:bCs/>
          <w:color w:val="0070C0"/>
          <w:highlight w:val="green"/>
        </w:rPr>
        <w:t xml:space="preserve">***Please note , the handbook has not been published yet with the provisions yet**** </w:t>
      </w:r>
      <w:r>
        <w:t>=</w:t>
      </w:r>
    </w:p>
    <w:p w14:paraId="5782ACBE" w14:textId="77777777" w:rsidR="00B84E9E" w:rsidRDefault="00B84E9E" w:rsidP="00B84E9E">
      <w:pPr>
        <w:pStyle w:val="CommentText"/>
      </w:pPr>
      <w:hyperlink r:id="rId8" w:history="1">
        <w:r w:rsidRPr="00FD1A8A">
          <w:rPr>
            <w:rStyle w:val="Hyperlink"/>
          </w:rPr>
          <w:t>https://www.hud.gov/sites/dfiles/OCHCO/documents/40001-hsgh-update15-052024.pdf</w:t>
        </w:r>
      </w:hyperlink>
    </w:p>
  </w:comment>
  <w:comment w:id="28" w:author="Jeanette Work" w:date="2025-01-06T11:54:00Z" w:initials="JW">
    <w:p w14:paraId="11299DB4" w14:textId="54AD316D" w:rsidR="00B10178" w:rsidRDefault="00B10178" w:rsidP="00B10178">
      <w:pPr>
        <w:pStyle w:val="CommentText"/>
      </w:pPr>
      <w:r>
        <w:rPr>
          <w:rStyle w:val="CommentReference"/>
        </w:rPr>
        <w:annotationRef/>
      </w:r>
      <w:r>
        <w:rPr>
          <w:b/>
          <w:bCs/>
          <w:color w:val="FF0000"/>
        </w:rPr>
        <w:t xml:space="preserve">This phone number should lead to an agent that can specifically help to schedule a loss mitigation consultation. </w:t>
      </w:r>
    </w:p>
    <w:p w14:paraId="0493C17C" w14:textId="77777777" w:rsidR="00B10178" w:rsidRDefault="00B10178" w:rsidP="00B10178">
      <w:pPr>
        <w:pStyle w:val="CommentText"/>
      </w:pPr>
    </w:p>
    <w:p w14:paraId="33726347" w14:textId="77777777" w:rsidR="00B10178" w:rsidRDefault="00B10178" w:rsidP="00B10178">
      <w:pPr>
        <w:pStyle w:val="CommentText"/>
      </w:pPr>
      <w:r>
        <w:rPr>
          <w:b/>
          <w:bCs/>
          <w:color w:val="FF0000"/>
        </w:rPr>
        <w:t xml:space="preserve">Client, advise if you would like for us to replace the  {[CSPhoneNumber]} from the PLS matrix with: </w:t>
      </w:r>
    </w:p>
    <w:p w14:paraId="46575B3B" w14:textId="77777777" w:rsidR="00B10178" w:rsidRDefault="00B10178">
      <w:pPr>
        <w:pStyle w:val="CommentText"/>
        <w:numPr>
          <w:ilvl w:val="0"/>
          <w:numId w:val="13"/>
        </w:numPr>
      </w:pPr>
      <w:r>
        <w:rPr>
          <w:color w:val="FF0000"/>
        </w:rPr>
        <w:t xml:space="preserve">Another phone # from your PLS such as </w:t>
      </w:r>
      <w:r>
        <w:t>{[LossPreventionPhoneNumberTollFree]}</w:t>
      </w:r>
    </w:p>
    <w:p w14:paraId="2053C85E" w14:textId="77777777" w:rsidR="00B10178" w:rsidRDefault="00B10178" w:rsidP="00B10178">
      <w:pPr>
        <w:pStyle w:val="CommentText"/>
      </w:pPr>
    </w:p>
    <w:p w14:paraId="493A8122" w14:textId="77777777" w:rsidR="00B10178" w:rsidRDefault="00B10178" w:rsidP="00B10178">
      <w:pPr>
        <w:pStyle w:val="CommentText"/>
      </w:pPr>
      <w:r>
        <w:rPr>
          <w:b/>
          <w:bCs/>
          <w:color w:val="FF0000"/>
          <w:u w:val="single"/>
        </w:rPr>
        <w:t>Or</w:t>
      </w:r>
    </w:p>
    <w:p w14:paraId="6478DE06" w14:textId="77777777" w:rsidR="00B10178" w:rsidRDefault="00B10178" w:rsidP="00B10178">
      <w:pPr>
        <w:pStyle w:val="CommentText"/>
      </w:pPr>
    </w:p>
    <w:p w14:paraId="0BEA82DF" w14:textId="77777777" w:rsidR="00B10178" w:rsidRDefault="00B10178" w:rsidP="00B10178">
      <w:pPr>
        <w:pStyle w:val="CommentText"/>
      </w:pPr>
      <w:r>
        <w:t xml:space="preserve">B) </w:t>
      </w:r>
      <w:r>
        <w:rPr>
          <w:color w:val="FF0000"/>
        </w:rPr>
        <w:t xml:space="preserve">The SPOC waterfall: </w:t>
      </w:r>
    </w:p>
    <w:p w14:paraId="11FB110B" w14:textId="77777777" w:rsidR="00B10178" w:rsidRDefault="00B10178" w:rsidP="00B10178">
      <w:pPr>
        <w:pStyle w:val="CommentText"/>
      </w:pPr>
      <w:r>
        <w:rPr>
          <w:b/>
          <w:bCs/>
          <w:color w:val="FF0000"/>
        </w:rPr>
        <w:t xml:space="preserve">{[O296]} </w:t>
      </w:r>
      <w:r>
        <w:rPr>
          <w:color w:val="FF0000"/>
        </w:rPr>
        <w:t>Master SPOC Telephone</w:t>
      </w:r>
      <w:r>
        <w:t xml:space="preserve"> </w:t>
      </w:r>
      <w:r>
        <w:rPr>
          <w:b/>
          <w:bCs/>
          <w:color w:val="0070C0"/>
        </w:rPr>
        <w:t>(</w:t>
      </w:r>
      <w:r>
        <w:rPr>
          <w:b/>
          <w:bCs/>
          <w:color w:val="0070C0"/>
          <w:u w:val="single"/>
        </w:rPr>
        <w:t>If</w:t>
      </w:r>
      <w:r>
        <w:rPr>
          <w:color w:val="0070C0"/>
        </w:rPr>
        <w:t xml:space="preserve"> </w:t>
      </w:r>
      <w:r>
        <w:rPr>
          <w:b/>
          <w:bCs/>
          <w:color w:val="0070C0"/>
        </w:rPr>
        <w:t>O296</w:t>
      </w:r>
      <w:r>
        <w:rPr>
          <w:color w:val="0070C0"/>
        </w:rPr>
        <w:t xml:space="preserve"> is blank, produce </w:t>
      </w:r>
      <w:r>
        <w:rPr>
          <w:b/>
          <w:bCs/>
          <w:color w:val="0070C0"/>
        </w:rPr>
        <w:t>O276 L/M SPOC Telephone</w:t>
      </w:r>
      <w:r>
        <w:rPr>
          <w:color w:val="0070C0"/>
        </w:rPr>
        <w:t xml:space="preserve">. </w:t>
      </w:r>
      <w:r>
        <w:rPr>
          <w:b/>
          <w:bCs/>
          <w:color w:val="0070C0"/>
          <w:u w:val="single"/>
        </w:rPr>
        <w:t>If</w:t>
      </w:r>
      <w:r>
        <w:rPr>
          <w:b/>
          <w:bCs/>
          <w:color w:val="0070C0"/>
        </w:rPr>
        <w:t xml:space="preserve"> </w:t>
      </w:r>
      <w:r>
        <w:rPr>
          <w:color w:val="0070C0"/>
        </w:rPr>
        <w:t xml:space="preserve">neither </w:t>
      </w:r>
      <w:r>
        <w:rPr>
          <w:b/>
          <w:bCs/>
          <w:color w:val="0070C0"/>
        </w:rPr>
        <w:t>O296</w:t>
      </w:r>
      <w:r>
        <w:rPr>
          <w:color w:val="0070C0"/>
        </w:rPr>
        <w:t xml:space="preserve"> and </w:t>
      </w:r>
      <w:r>
        <w:rPr>
          <w:b/>
          <w:bCs/>
          <w:color w:val="0070C0"/>
        </w:rPr>
        <w:t>O276</w:t>
      </w:r>
      <w:r>
        <w:rPr>
          <w:color w:val="0070C0"/>
        </w:rPr>
        <w:t xml:space="preserve"> are present, produce {[SPOCContactPhone]}</w:t>
      </w:r>
      <w:r>
        <w:rPr>
          <w:b/>
          <w:bCs/>
          <w:color w:val="0070C0"/>
        </w:rPr>
        <w:t>)</w:t>
      </w:r>
    </w:p>
  </w:comment>
  <w:comment w:id="29" w:author="Becker, Kylie" w:date="2026-02-05T14:34:00Z" w:initials="KB">
    <w:p w14:paraId="59B333FA" w14:textId="77777777" w:rsidR="00725D67" w:rsidRDefault="00725D67" w:rsidP="00725D67">
      <w:pPr>
        <w:pStyle w:val="CommentText"/>
      </w:pPr>
      <w:r>
        <w:rPr>
          <w:rStyle w:val="CommentReference"/>
        </w:rPr>
        <w:annotationRef/>
      </w:r>
      <w:r>
        <w:t>Phone: 800-821-0083 Ext. 27150</w:t>
      </w:r>
    </w:p>
    <w:p w14:paraId="36F4C73C" w14:textId="77777777" w:rsidR="00725D67" w:rsidRDefault="00725D67" w:rsidP="00725D67">
      <w:pPr>
        <w:pStyle w:val="CommentText"/>
      </w:pPr>
      <w:r>
        <w:t xml:space="preserve">Email: </w:t>
      </w:r>
      <w:hyperlink r:id="rId9" w:history="1">
        <w:r w:rsidRPr="008A4CD3">
          <w:rPr>
            <w:rStyle w:val="Hyperlink"/>
          </w:rPr>
          <w:t>MortgageDefault@CommerceBank.com</w:t>
        </w:r>
      </w:hyperlink>
    </w:p>
  </w:comment>
  <w:comment w:id="30" w:author="Brittany Torres" w:date="2026-02-11T10:07:00Z" w:initials="BT">
    <w:p w14:paraId="2EEB38B1" w14:textId="77777777" w:rsidR="00A002FB" w:rsidRDefault="00A002FB" w:rsidP="00A002FB">
      <w:pPr>
        <w:pStyle w:val="CommentText"/>
      </w:pPr>
      <w:r>
        <w:rPr>
          <w:rStyle w:val="CommentReference"/>
        </w:rPr>
        <w:annotationRef/>
      </w:r>
      <w:r>
        <w:t xml:space="preserve">These updates have been made to use the correct PLS Fields. </w:t>
      </w:r>
    </w:p>
  </w:comment>
  <w:comment w:id="34" w:author="Jeanette Work" w:date="2025-01-06T11:55:00Z" w:initials="JW">
    <w:p w14:paraId="5B796BF4" w14:textId="3EFCF9A8" w:rsidR="00B10178" w:rsidRDefault="00B10178" w:rsidP="00B10178">
      <w:pPr>
        <w:pStyle w:val="CommentText"/>
      </w:pPr>
      <w:r>
        <w:rPr>
          <w:rStyle w:val="CommentReference"/>
        </w:rPr>
        <w:annotationRef/>
      </w:r>
      <w:r>
        <w:rPr>
          <w:b/>
          <w:bCs/>
          <w:color w:val="FF0000"/>
        </w:rPr>
        <w:t xml:space="preserve">Client, advise if you would like for us to replace the  {[CSEmail]} from the PLS matrix with: </w:t>
      </w:r>
    </w:p>
    <w:p w14:paraId="5C2F6128" w14:textId="77777777" w:rsidR="00B10178" w:rsidRDefault="00B10178">
      <w:pPr>
        <w:pStyle w:val="CommentText"/>
        <w:numPr>
          <w:ilvl w:val="0"/>
          <w:numId w:val="14"/>
        </w:numPr>
      </w:pPr>
      <w:r>
        <w:rPr>
          <w:color w:val="FF0000"/>
        </w:rPr>
        <w:t xml:space="preserve">Another email from your PLS such as </w:t>
      </w:r>
      <w:r>
        <w:t>{[LossMitEmail]}</w:t>
      </w:r>
    </w:p>
    <w:p w14:paraId="20AF1C7E" w14:textId="77777777" w:rsidR="00B10178" w:rsidRDefault="00B10178" w:rsidP="00B10178">
      <w:pPr>
        <w:pStyle w:val="CommentText"/>
      </w:pPr>
    </w:p>
    <w:p w14:paraId="78E4C2E5" w14:textId="77777777" w:rsidR="00B10178" w:rsidRDefault="00B10178" w:rsidP="00B10178">
      <w:pPr>
        <w:pStyle w:val="CommentText"/>
      </w:pPr>
      <w:r>
        <w:rPr>
          <w:b/>
          <w:bCs/>
          <w:color w:val="FF0000"/>
          <w:u w:val="single"/>
        </w:rPr>
        <w:t>Or</w:t>
      </w:r>
    </w:p>
    <w:p w14:paraId="7B15C313" w14:textId="77777777" w:rsidR="00B10178" w:rsidRDefault="00B10178" w:rsidP="00B10178">
      <w:pPr>
        <w:pStyle w:val="CommentText"/>
      </w:pPr>
    </w:p>
    <w:p w14:paraId="0CE9A1B9" w14:textId="77777777" w:rsidR="00B10178" w:rsidRDefault="00B10178" w:rsidP="00B10178">
      <w:pPr>
        <w:pStyle w:val="CommentText"/>
      </w:pPr>
      <w:r>
        <w:t xml:space="preserve">B) </w:t>
      </w:r>
      <w:r>
        <w:rPr>
          <w:color w:val="FF0000"/>
        </w:rPr>
        <w:t xml:space="preserve">The SPOC waterfall: </w:t>
      </w:r>
    </w:p>
    <w:p w14:paraId="7958BFC2" w14:textId="77777777" w:rsidR="00B10178" w:rsidRDefault="00B10178" w:rsidP="00B10178">
      <w:pPr>
        <w:pStyle w:val="CommentText"/>
      </w:pPr>
      <w:r>
        <w:rPr>
          <w:b/>
          <w:bCs/>
          <w:color w:val="FF0000"/>
        </w:rPr>
        <w:t xml:space="preserve">{[O300]} </w:t>
      </w:r>
      <w:r>
        <w:rPr>
          <w:color w:val="FF0000"/>
        </w:rPr>
        <w:t>Master SPOC Email</w:t>
      </w:r>
      <w:r>
        <w:t xml:space="preserve"> </w:t>
      </w:r>
      <w:r>
        <w:rPr>
          <w:b/>
          <w:bCs/>
          <w:color w:val="0070C0"/>
        </w:rPr>
        <w:t>(</w:t>
      </w:r>
      <w:r>
        <w:rPr>
          <w:b/>
          <w:bCs/>
          <w:color w:val="0070C0"/>
          <w:u w:val="single"/>
        </w:rPr>
        <w:t>If</w:t>
      </w:r>
      <w:r>
        <w:rPr>
          <w:color w:val="0070C0"/>
        </w:rPr>
        <w:t xml:space="preserve"> </w:t>
      </w:r>
      <w:r>
        <w:rPr>
          <w:b/>
          <w:bCs/>
          <w:color w:val="0070C0"/>
        </w:rPr>
        <w:t>O300</w:t>
      </w:r>
      <w:r>
        <w:rPr>
          <w:color w:val="0070C0"/>
        </w:rPr>
        <w:t xml:space="preserve"> is blank, produce </w:t>
      </w:r>
      <w:r>
        <w:rPr>
          <w:b/>
          <w:bCs/>
          <w:color w:val="0070C0"/>
        </w:rPr>
        <w:t>O280 L/M SPOC Email</w:t>
      </w:r>
      <w:r>
        <w:rPr>
          <w:color w:val="0070C0"/>
        </w:rPr>
        <w:t xml:space="preserve">. </w:t>
      </w:r>
      <w:r>
        <w:rPr>
          <w:b/>
          <w:bCs/>
          <w:color w:val="0070C0"/>
          <w:u w:val="single"/>
        </w:rPr>
        <w:t>If</w:t>
      </w:r>
      <w:r>
        <w:rPr>
          <w:b/>
          <w:bCs/>
          <w:color w:val="0070C0"/>
        </w:rPr>
        <w:t xml:space="preserve"> </w:t>
      </w:r>
      <w:r>
        <w:rPr>
          <w:color w:val="0070C0"/>
        </w:rPr>
        <w:t xml:space="preserve">neither </w:t>
      </w:r>
      <w:r>
        <w:rPr>
          <w:b/>
          <w:bCs/>
          <w:color w:val="0070C0"/>
        </w:rPr>
        <w:t>O300</w:t>
      </w:r>
      <w:r>
        <w:rPr>
          <w:color w:val="0070C0"/>
        </w:rPr>
        <w:t xml:space="preserve"> and </w:t>
      </w:r>
      <w:r>
        <w:rPr>
          <w:b/>
          <w:bCs/>
          <w:color w:val="0070C0"/>
        </w:rPr>
        <w:t>O280</w:t>
      </w:r>
      <w:r>
        <w:rPr>
          <w:color w:val="0070C0"/>
        </w:rPr>
        <w:t xml:space="preserve"> are present, produce {[SPOCContactEmail]}</w:t>
      </w:r>
      <w:r>
        <w:rPr>
          <w:b/>
          <w:bCs/>
          <w:color w:val="0070C0"/>
        </w:rPr>
        <w:t>)</w:t>
      </w:r>
    </w:p>
  </w:comment>
  <w:comment w:id="27" w:author="Jeanette Work" w:date="2025-01-08T08:53:00Z" w:initials="JW">
    <w:p w14:paraId="03104485" w14:textId="77777777" w:rsidR="00841618" w:rsidRDefault="00841618" w:rsidP="00841618">
      <w:pPr>
        <w:pStyle w:val="CommentText"/>
      </w:pPr>
      <w:r>
        <w:rPr>
          <w:rStyle w:val="CommentReference"/>
        </w:rPr>
        <w:annotationRef/>
      </w:r>
      <w:r>
        <w:t>Revised the paragraph to align with the new ruling.</w:t>
      </w:r>
    </w:p>
    <w:p w14:paraId="22214B9B" w14:textId="77777777" w:rsidR="00841618" w:rsidRDefault="00841618" w:rsidP="00841618">
      <w:pPr>
        <w:pStyle w:val="CommentText"/>
      </w:pPr>
    </w:p>
    <w:p w14:paraId="725E3001" w14:textId="77777777" w:rsidR="00841618" w:rsidRDefault="00841618" w:rsidP="00841618">
      <w:pPr>
        <w:pStyle w:val="CommentText"/>
      </w:pPr>
      <w:r>
        <w:rPr>
          <w:b/>
          <w:bCs/>
          <w:color w:val="FF0000"/>
          <w:u w:val="single"/>
        </w:rPr>
        <w:t>Initially listed as:</w:t>
      </w:r>
    </w:p>
    <w:p w14:paraId="22649E23" w14:textId="77777777" w:rsidR="00841618" w:rsidRDefault="00841618" w:rsidP="00841618">
      <w:pPr>
        <w:pStyle w:val="CommentText"/>
      </w:pPr>
      <w:r>
        <w:t xml:space="preserve">We are contacting you because our records reflect that the loan is more than 30 days past due, and we would like to work with you to identify any options you may have to help bring the loan current.  If you are currently living in the property, you may request a video conference interview with us to discuss your options. To schedule an interview, either over the phone or by video conference, please call us at {[CSPhoneNumber]}. </w:t>
      </w:r>
    </w:p>
    <w:p w14:paraId="09135D4A" w14:textId="77777777" w:rsidR="00841618" w:rsidRDefault="00841618" w:rsidP="00841618">
      <w:pPr>
        <w:pStyle w:val="CommentText"/>
      </w:pPr>
    </w:p>
    <w:p w14:paraId="46EE98AE" w14:textId="77777777" w:rsidR="00841618" w:rsidRDefault="00841618" w:rsidP="00841618">
      <w:pPr>
        <w:pStyle w:val="CommentText"/>
      </w:pPr>
      <w:r>
        <w:rPr>
          <w:b/>
          <w:bCs/>
          <w:color w:val="FF0000"/>
          <w:u w:val="single"/>
        </w:rPr>
        <w:t xml:space="preserve">Revised to: </w:t>
      </w:r>
    </w:p>
    <w:p w14:paraId="423E99B5" w14:textId="77777777" w:rsidR="00841618" w:rsidRDefault="00841618" w:rsidP="00841618">
      <w:pPr>
        <w:pStyle w:val="CommentText"/>
      </w:pPr>
      <w:r>
        <w:t xml:space="preserve">We are contacting you because our records reflect that the loan is more than 30 days past due, and we would like to work with you to identify any options you may have to bring the loan current and avoid foreclosure. To move forward, we are offering you a Loss Mitigation Consultation. The purpose of this meeting is to review your financial situation, discuss potential solutions, and determine the best way to proceed with your loan. To schedule an interview, either over the phone or by video conference please call us at {[CSPhoneNumber]} or by email please email us at {[CSEmail]}. </w:t>
      </w:r>
    </w:p>
  </w:comment>
  <w:comment w:id="44" w:author="Terry Ann Akers" w:date="2025-01-07T12:49:00Z" w:initials="TA">
    <w:p w14:paraId="332ADF18" w14:textId="77777777" w:rsidR="00487A3A" w:rsidRDefault="0030376D" w:rsidP="00487A3A">
      <w:pPr>
        <w:pStyle w:val="CommentText"/>
      </w:pPr>
      <w:r>
        <w:rPr>
          <w:rStyle w:val="CommentReference"/>
        </w:rPr>
        <w:annotationRef/>
      </w:r>
      <w:r w:rsidR="00487A3A">
        <w:rPr>
          <w:b/>
          <w:bCs/>
          <w:color w:val="FF0000"/>
        </w:rPr>
        <w:t>Client, a Utag will need to be established here based on your client Utag listing to accommodate the borrower’s time zone for the consultation times .</w:t>
      </w:r>
    </w:p>
    <w:p w14:paraId="0EBD6C1F" w14:textId="77777777" w:rsidR="00487A3A" w:rsidRDefault="00487A3A" w:rsidP="00487A3A">
      <w:pPr>
        <w:pStyle w:val="CommentText"/>
      </w:pPr>
    </w:p>
    <w:p w14:paraId="13E990EB" w14:textId="77777777" w:rsidR="00487A3A" w:rsidRDefault="00487A3A" w:rsidP="00487A3A">
      <w:pPr>
        <w:pStyle w:val="CommentText"/>
      </w:pPr>
      <w:r>
        <w:rPr>
          <w:b/>
          <w:bCs/>
          <w:color w:val="FF0000"/>
        </w:rPr>
        <w:t xml:space="preserve">We recommend when inputting data on the U tag that the requestor follows a similar structure to how the Hours of Operation is listed on the PLS matrix. </w:t>
      </w:r>
    </w:p>
    <w:p w14:paraId="02694EEF" w14:textId="77777777" w:rsidR="00487A3A" w:rsidRDefault="00487A3A" w:rsidP="00487A3A">
      <w:pPr>
        <w:pStyle w:val="CommentText"/>
      </w:pPr>
    </w:p>
    <w:p w14:paraId="28ABF7BB" w14:textId="77777777" w:rsidR="00487A3A" w:rsidRDefault="00487A3A" w:rsidP="00487A3A">
      <w:pPr>
        <w:pStyle w:val="CommentText"/>
      </w:pPr>
      <w:r>
        <w:rPr>
          <w:b/>
          <w:bCs/>
          <w:color w:val="FF0000"/>
        </w:rPr>
        <w:t>The U tags assigned will need to be within the U001-U228 or U343-U798 groups as they are alphanumeric value tags only.</w:t>
      </w:r>
    </w:p>
  </w:comment>
  <w:comment w:id="45" w:author="Brittany Torres" w:date="2026-02-11T10:10:00Z" w:initials="BT">
    <w:p w14:paraId="69C533DB" w14:textId="77777777" w:rsidR="0092222A" w:rsidRDefault="00A002FB" w:rsidP="0092222A">
      <w:pPr>
        <w:pStyle w:val="CommentText"/>
      </w:pPr>
      <w:r>
        <w:rPr>
          <w:rStyle w:val="CommentReference"/>
        </w:rPr>
        <w:annotationRef/>
      </w:r>
      <w:r w:rsidR="0092222A">
        <w:rPr>
          <w:highlight w:val="yellow"/>
        </w:rPr>
        <w:t xml:space="preserve">I have added U346 Consult Day Hours and added to P2 and Prod. </w:t>
      </w:r>
    </w:p>
    <w:p w14:paraId="4D6354A4" w14:textId="77777777" w:rsidR="0092222A" w:rsidRDefault="0092222A" w:rsidP="0092222A">
      <w:pPr>
        <w:pStyle w:val="CommentText"/>
      </w:pPr>
    </w:p>
    <w:p w14:paraId="5E8E466A" w14:textId="77777777" w:rsidR="0092222A" w:rsidRDefault="0092222A" w:rsidP="0092222A">
      <w:pPr>
        <w:pStyle w:val="CommentText"/>
      </w:pPr>
      <w:r>
        <w:rPr>
          <w:highlight w:val="yellow"/>
        </w:rPr>
        <w:t xml:space="preserve">Commerce, Please review and advise if this Utag is to remain or if you not offer differ hours outside of the regular business hours. </w:t>
      </w:r>
    </w:p>
  </w:comment>
  <w:comment w:id="46" w:author="Becker, Kylie" w:date="2026-03-04T10:06:00Z" w:initials="KB">
    <w:p w14:paraId="35AF40C3" w14:textId="48B974FE" w:rsidR="00AA3297" w:rsidRDefault="00AA3297" w:rsidP="00AA3297">
      <w:pPr>
        <w:pStyle w:val="CommentText"/>
      </w:pPr>
      <w:r>
        <w:rPr>
          <w:rStyle w:val="CommentReference"/>
        </w:rPr>
        <w:annotationRef/>
      </w:r>
      <w:r>
        <w:t xml:space="preserve">We wouldn’t provide a specific time as we can confer with them anytime within our regular 8-5 business hours.  As such, we feel that this should simply end at </w:t>
      </w:r>
      <w:r>
        <w:rPr>
          <w:i/>
          <w:iCs/>
        </w:rPr>
        <w:t>standard hours of operation 8-5 Monday through Friday</w:t>
      </w:r>
      <w:r>
        <w:t xml:space="preserve">. </w:t>
      </w:r>
    </w:p>
  </w:comment>
  <w:comment w:id="47" w:author="Brittany Torres" w:date="2026-03-05T11:15:00Z" w:initials="BT">
    <w:p w14:paraId="09E15189" w14:textId="77777777" w:rsidR="0092222A" w:rsidRDefault="0065153A" w:rsidP="0092222A">
      <w:pPr>
        <w:pStyle w:val="CommentText"/>
      </w:pPr>
      <w:r>
        <w:rPr>
          <w:rStyle w:val="CommentReference"/>
        </w:rPr>
        <w:annotationRef/>
      </w:r>
      <w:r w:rsidR="0092222A">
        <w:t xml:space="preserve">I have ended this sentence after the HoursOfOperation and Removed the U346 from the Utag listing. </w:t>
      </w:r>
    </w:p>
  </w:comment>
  <w:comment w:id="59" w:author="Terry Ann Akers" w:date="2024-12-27T16:03:00Z" w:initials="TA">
    <w:p w14:paraId="57A33875" w14:textId="2B673177" w:rsidR="00431907" w:rsidRDefault="00D23AA5" w:rsidP="00431907">
      <w:pPr>
        <w:pStyle w:val="CommentText"/>
      </w:pPr>
      <w:r>
        <w:rPr>
          <w:rStyle w:val="CommentReference"/>
        </w:rPr>
        <w:annotationRef/>
      </w:r>
      <w:r w:rsidR="00431907">
        <w:rPr>
          <w:b/>
          <w:bCs/>
          <w:color w:val="FF0000"/>
        </w:rPr>
        <w:t xml:space="preserve">Client, please let us know if you would like to add an additional bullet directing the borrower/member/mortgagor to your website. Suggested verbiage for the additional bullet: </w:t>
      </w:r>
    </w:p>
    <w:p w14:paraId="2BB9D492" w14:textId="77777777" w:rsidR="00431907" w:rsidRDefault="00431907" w:rsidP="00431907">
      <w:pPr>
        <w:pStyle w:val="CommentText"/>
      </w:pPr>
      <w:r>
        <w:rPr>
          <w:color w:val="000000"/>
        </w:rPr>
        <w:t>⦁</w:t>
      </w:r>
      <w:r>
        <w:rPr>
          <w:color w:val="000000"/>
        </w:rPr>
        <w:tab/>
        <w:t>Alternatively, you can visit our online scheduling portal at {[Website]} to book your consultation</w:t>
      </w:r>
    </w:p>
    <w:p w14:paraId="131CA661" w14:textId="77777777" w:rsidR="00431907" w:rsidRDefault="00431907" w:rsidP="00431907">
      <w:pPr>
        <w:pStyle w:val="CommentText"/>
      </w:pPr>
    </w:p>
    <w:p w14:paraId="4D2799B3" w14:textId="77777777" w:rsidR="00431907" w:rsidRDefault="00431907" w:rsidP="00431907">
      <w:pPr>
        <w:pStyle w:val="CommentText"/>
      </w:pPr>
    </w:p>
    <w:p w14:paraId="0340464B" w14:textId="77777777" w:rsidR="00431907" w:rsidRDefault="00431907" w:rsidP="00431907">
      <w:pPr>
        <w:pStyle w:val="CommentText"/>
      </w:pPr>
      <w:r>
        <w:rPr>
          <w:b/>
          <w:bCs/>
          <w:color w:val="FF0000"/>
        </w:rPr>
        <w:t xml:space="preserve">Client, advise if you would like for us to replace the  {[CSEmail]} from the PLS matrix with: </w:t>
      </w:r>
    </w:p>
    <w:p w14:paraId="53D54BB0" w14:textId="77777777" w:rsidR="00431907" w:rsidRDefault="00431907">
      <w:pPr>
        <w:pStyle w:val="CommentText"/>
        <w:numPr>
          <w:ilvl w:val="0"/>
          <w:numId w:val="16"/>
        </w:numPr>
      </w:pPr>
      <w:r>
        <w:rPr>
          <w:color w:val="FF0000"/>
        </w:rPr>
        <w:t xml:space="preserve">Another email from your PLS such as </w:t>
      </w:r>
      <w:r>
        <w:t>{[LossMitEmail]}</w:t>
      </w:r>
    </w:p>
    <w:p w14:paraId="38C591BB" w14:textId="77777777" w:rsidR="00431907" w:rsidRDefault="00431907" w:rsidP="00431907">
      <w:pPr>
        <w:pStyle w:val="CommentText"/>
      </w:pPr>
    </w:p>
    <w:p w14:paraId="0E7487E8" w14:textId="77777777" w:rsidR="00431907" w:rsidRDefault="00431907" w:rsidP="00431907">
      <w:pPr>
        <w:pStyle w:val="CommentText"/>
      </w:pPr>
      <w:r>
        <w:rPr>
          <w:b/>
          <w:bCs/>
          <w:color w:val="FF0000"/>
          <w:u w:val="single"/>
        </w:rPr>
        <w:t>Or</w:t>
      </w:r>
    </w:p>
    <w:p w14:paraId="278E8202" w14:textId="77777777" w:rsidR="00431907" w:rsidRDefault="00431907" w:rsidP="00431907">
      <w:pPr>
        <w:pStyle w:val="CommentText"/>
      </w:pPr>
    </w:p>
    <w:p w14:paraId="211E5F72" w14:textId="77777777" w:rsidR="00431907" w:rsidRDefault="00431907" w:rsidP="00431907">
      <w:pPr>
        <w:pStyle w:val="CommentText"/>
      </w:pPr>
      <w:r>
        <w:t xml:space="preserve">B) </w:t>
      </w:r>
      <w:r>
        <w:rPr>
          <w:color w:val="FF0000"/>
        </w:rPr>
        <w:t xml:space="preserve">The SPOC waterfall: </w:t>
      </w:r>
    </w:p>
    <w:p w14:paraId="31017992" w14:textId="77777777" w:rsidR="00431907" w:rsidRDefault="00431907" w:rsidP="00431907">
      <w:pPr>
        <w:pStyle w:val="CommentText"/>
      </w:pPr>
      <w:r>
        <w:rPr>
          <w:b/>
          <w:bCs/>
          <w:color w:val="FF0000"/>
        </w:rPr>
        <w:t xml:space="preserve">{[O300]} </w:t>
      </w:r>
      <w:r>
        <w:rPr>
          <w:color w:val="FF0000"/>
        </w:rPr>
        <w:t>Master SPOC Email</w:t>
      </w:r>
      <w:r>
        <w:t xml:space="preserve"> </w:t>
      </w:r>
      <w:r>
        <w:rPr>
          <w:b/>
          <w:bCs/>
          <w:color w:val="0070C0"/>
        </w:rPr>
        <w:t>(</w:t>
      </w:r>
      <w:r>
        <w:rPr>
          <w:b/>
          <w:bCs/>
          <w:color w:val="0070C0"/>
          <w:u w:val="single"/>
        </w:rPr>
        <w:t>If</w:t>
      </w:r>
      <w:r>
        <w:rPr>
          <w:color w:val="0070C0"/>
        </w:rPr>
        <w:t xml:space="preserve"> </w:t>
      </w:r>
      <w:r>
        <w:rPr>
          <w:b/>
          <w:bCs/>
          <w:color w:val="0070C0"/>
        </w:rPr>
        <w:t>O300</w:t>
      </w:r>
      <w:r>
        <w:rPr>
          <w:color w:val="0070C0"/>
        </w:rPr>
        <w:t xml:space="preserve"> is blank, produce </w:t>
      </w:r>
      <w:r>
        <w:rPr>
          <w:b/>
          <w:bCs/>
          <w:color w:val="0070C0"/>
        </w:rPr>
        <w:t>O280 L/M SPOC Email</w:t>
      </w:r>
      <w:r>
        <w:rPr>
          <w:color w:val="0070C0"/>
        </w:rPr>
        <w:t xml:space="preserve">. </w:t>
      </w:r>
      <w:r>
        <w:rPr>
          <w:b/>
          <w:bCs/>
          <w:color w:val="0070C0"/>
          <w:u w:val="single"/>
        </w:rPr>
        <w:t>If</w:t>
      </w:r>
      <w:r>
        <w:rPr>
          <w:b/>
          <w:bCs/>
          <w:color w:val="0070C0"/>
        </w:rPr>
        <w:t xml:space="preserve"> </w:t>
      </w:r>
      <w:r>
        <w:rPr>
          <w:color w:val="0070C0"/>
        </w:rPr>
        <w:t xml:space="preserve">neither </w:t>
      </w:r>
      <w:r>
        <w:rPr>
          <w:b/>
          <w:bCs/>
          <w:color w:val="0070C0"/>
        </w:rPr>
        <w:t>O300</w:t>
      </w:r>
      <w:r>
        <w:rPr>
          <w:color w:val="0070C0"/>
        </w:rPr>
        <w:t xml:space="preserve"> and </w:t>
      </w:r>
      <w:r>
        <w:rPr>
          <w:b/>
          <w:bCs/>
          <w:color w:val="0070C0"/>
        </w:rPr>
        <w:t>O280</w:t>
      </w:r>
      <w:r>
        <w:rPr>
          <w:color w:val="0070C0"/>
        </w:rPr>
        <w:t xml:space="preserve"> are present, produce {[SPOCContactEmail]}</w:t>
      </w:r>
      <w:r>
        <w:rPr>
          <w:b/>
          <w:bCs/>
          <w:color w:val="0070C0"/>
        </w:rPr>
        <w:t>)</w:t>
      </w:r>
    </w:p>
  </w:comment>
  <w:comment w:id="60" w:author="Becker, Kylie" w:date="2026-03-04T09:42:00Z" w:initials="KB">
    <w:p w14:paraId="2B4E8B9C" w14:textId="77777777" w:rsidR="00CF7C64" w:rsidRDefault="00CF7C64" w:rsidP="00CF7C64">
      <w:pPr>
        <w:pStyle w:val="CommentText"/>
      </w:pPr>
      <w:r>
        <w:rPr>
          <w:rStyle w:val="CommentReference"/>
        </w:rPr>
        <w:annotationRef/>
      </w:r>
      <w:r>
        <w:t xml:space="preserve">The email here should be </w:t>
      </w:r>
      <w:hyperlink r:id="rId10" w:history="1">
        <w:r w:rsidRPr="005D2005">
          <w:rPr>
            <w:rStyle w:val="Hyperlink"/>
          </w:rPr>
          <w:t>MortgageDefault@CommerceBank.com</w:t>
        </w:r>
      </w:hyperlink>
      <w:r>
        <w:t xml:space="preserve"> and we would not want to direct them to the website.</w:t>
      </w:r>
    </w:p>
  </w:comment>
  <w:comment w:id="61" w:author="Brittany Torres" w:date="2026-03-05T11:16:00Z" w:initials="BT">
    <w:p w14:paraId="0EE0216E" w14:textId="77777777" w:rsidR="0016370F" w:rsidRDefault="0016370F" w:rsidP="0016370F">
      <w:pPr>
        <w:pStyle w:val="CommentText"/>
      </w:pPr>
      <w:r>
        <w:rPr>
          <w:rStyle w:val="CommentReference"/>
        </w:rPr>
        <w:annotationRef/>
      </w:r>
      <w:r>
        <w:t>That email matches what is present in the LossMitEmail of the PLS Matrix.</w:t>
      </w:r>
    </w:p>
    <w:p w14:paraId="37EC6D2A" w14:textId="69CF90E2" w:rsidR="0016370F" w:rsidRDefault="0016370F" w:rsidP="0016370F">
      <w:pPr>
        <w:pStyle w:val="CommentText"/>
      </w:pPr>
      <w:r>
        <w:rPr>
          <w:noProof/>
        </w:rPr>
        <w:drawing>
          <wp:inline distT="0" distB="0" distL="0" distR="0" wp14:anchorId="5AF61820" wp14:editId="7336571A">
            <wp:extent cx="2543530" cy="676369"/>
            <wp:effectExtent l="0" t="0" r="9525" b="9525"/>
            <wp:docPr id="9708690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902" name="Picture 97086902" descr="Image"/>
                    <pic:cNvPicPr/>
                  </pic:nvPicPr>
                  <pic:blipFill>
                    <a:blip r:embed="rId11">
                      <a:extLst>
                        <a:ext uri="{28A0092B-C50C-407E-A947-70E740481C1C}">
                          <a14:useLocalDpi xmlns:a14="http://schemas.microsoft.com/office/drawing/2010/main" val="0"/>
                        </a:ext>
                      </a:extLst>
                    </a:blip>
                    <a:stretch>
                      <a:fillRect/>
                    </a:stretch>
                  </pic:blipFill>
                  <pic:spPr>
                    <a:xfrm>
                      <a:off x="0" y="0"/>
                      <a:ext cx="2543530" cy="676369"/>
                    </a:xfrm>
                    <a:prstGeom prst="rect">
                      <a:avLst/>
                    </a:prstGeom>
                  </pic:spPr>
                </pic:pic>
              </a:graphicData>
            </a:graphic>
          </wp:inline>
        </w:drawing>
      </w:r>
    </w:p>
  </w:comment>
  <w:comment w:id="57" w:author="Jeanette Work" w:date="2025-01-03T16:35:00Z" w:initials="JW">
    <w:p w14:paraId="598F5329" w14:textId="57591136" w:rsidR="002056ED" w:rsidRDefault="002056ED" w:rsidP="002056ED">
      <w:pPr>
        <w:pStyle w:val="CommentText"/>
      </w:pPr>
      <w:r>
        <w:rPr>
          <w:rStyle w:val="CommentReference"/>
        </w:rPr>
        <w:annotationRef/>
      </w:r>
      <w:r>
        <w:rPr>
          <w:b/>
          <w:bCs/>
          <w:color w:val="FF0000"/>
        </w:rPr>
        <w:t xml:space="preserve">Client, please let us know if you would like to add additional bullet directing the borrower/member/mortgagor to your website. Suggested verbiage for the additional bullet: </w:t>
      </w:r>
    </w:p>
    <w:p w14:paraId="03A9068D" w14:textId="77777777" w:rsidR="002056ED" w:rsidRDefault="002056ED" w:rsidP="002056ED">
      <w:pPr>
        <w:pStyle w:val="CommentText"/>
      </w:pPr>
      <w:r>
        <w:rPr>
          <w:color w:val="000000"/>
        </w:rPr>
        <w:t>⦁</w:t>
      </w:r>
      <w:r>
        <w:rPr>
          <w:color w:val="000000"/>
        </w:rPr>
        <w:tab/>
        <w:t xml:space="preserve">Alternatively, you can visit our online scheduling portal at {[Website]} to book your consultation. </w:t>
      </w:r>
    </w:p>
  </w:comment>
  <w:comment w:id="58" w:author="Becker, Kylie" w:date="2026-03-04T09:42:00Z" w:initials="KB">
    <w:p w14:paraId="31E6319A" w14:textId="77777777" w:rsidR="00CF7C64" w:rsidRDefault="00CF7C64" w:rsidP="00CF7C64">
      <w:pPr>
        <w:pStyle w:val="CommentText"/>
      </w:pPr>
      <w:r>
        <w:rPr>
          <w:rStyle w:val="CommentReference"/>
        </w:rPr>
        <w:annotationRef/>
      </w:r>
      <w:r>
        <w:t xml:space="preserve">We do not want to direct the borrower to our website at this time. </w:t>
      </w:r>
    </w:p>
  </w:comment>
  <w:comment w:id="37" w:author="Terry Ann Akers" w:date="2024-12-27T15:15:00Z" w:initials="TA">
    <w:p w14:paraId="542DF9B4" w14:textId="5C4E9132" w:rsidR="00E4471D" w:rsidRDefault="00E4471D" w:rsidP="00E4471D">
      <w:pPr>
        <w:pStyle w:val="CommentText"/>
      </w:pPr>
      <w:r>
        <w:rPr>
          <w:rStyle w:val="CommentReference"/>
        </w:rPr>
        <w:annotationRef/>
      </w:r>
      <w:r>
        <w:t xml:space="preserve">New verbiage added to the letter in support of  HUD’s updated regulation requirement. None of this information was listed previously. </w:t>
      </w:r>
    </w:p>
  </w:comment>
  <w:comment w:id="126" w:author="Terry Ann Akers" w:date="2024-12-27T16:24:00Z" w:initials="TA">
    <w:p w14:paraId="1205C287" w14:textId="6456768B" w:rsidR="00441F65" w:rsidRDefault="00441F65" w:rsidP="00441F65">
      <w:pPr>
        <w:pStyle w:val="CommentText"/>
      </w:pPr>
      <w:r>
        <w:rPr>
          <w:rStyle w:val="CommentReference"/>
        </w:rPr>
        <w:annotationRef/>
      </w:r>
      <w:r>
        <w:t xml:space="preserve">New verbiage added to match HUD’s ML requirement. </w:t>
      </w:r>
    </w:p>
    <w:p w14:paraId="02045FE8" w14:textId="77777777" w:rsidR="00441F65" w:rsidRDefault="00441F65">
      <w:pPr>
        <w:pStyle w:val="CommentText"/>
        <w:numPr>
          <w:ilvl w:val="0"/>
          <w:numId w:val="6"/>
        </w:numPr>
      </w:pPr>
      <w:r>
        <w:rPr>
          <w:color w:val="000000"/>
        </w:rPr>
        <w:t>notice that the Borrower may invite a housing counselor or other third party to the Loss Mitigation Consultation.</w:t>
      </w:r>
    </w:p>
    <w:p w14:paraId="7CDFF6DB" w14:textId="77777777" w:rsidR="00441F65" w:rsidRDefault="00441F65" w:rsidP="00441F65">
      <w:pPr>
        <w:pStyle w:val="CommentText"/>
      </w:pPr>
    </w:p>
    <w:p w14:paraId="370E3CE0" w14:textId="77777777" w:rsidR="00441F65" w:rsidRDefault="00441F65" w:rsidP="00441F65">
      <w:pPr>
        <w:pStyle w:val="CommentText"/>
      </w:pPr>
      <w:r>
        <w:rPr>
          <w:b/>
          <w:bCs/>
          <w:color w:val="FF0000"/>
          <w:u w:val="single"/>
        </w:rPr>
        <w:t>New verbiage:</w:t>
      </w:r>
      <w:r>
        <w:t xml:space="preserve"> </w:t>
      </w:r>
    </w:p>
    <w:p w14:paraId="009C95BA" w14:textId="77777777" w:rsidR="00441F65" w:rsidRDefault="00441F65" w:rsidP="00441F65">
      <w:pPr>
        <w:pStyle w:val="CommentText"/>
      </w:pPr>
      <w:r>
        <w:t xml:space="preserve">You are welcome to invite a HUD-approved housing counselor or any other third party to your consultation. </w:t>
      </w:r>
    </w:p>
  </w:comment>
  <w:comment w:id="127" w:author="Terry Ann Akers" w:date="2024-12-27T16:28:00Z" w:initials="TA">
    <w:p w14:paraId="4559818E" w14:textId="77777777" w:rsidR="00C94F8C" w:rsidRDefault="00C94F8C" w:rsidP="00C94F8C">
      <w:pPr>
        <w:pStyle w:val="CommentText"/>
      </w:pPr>
      <w:r>
        <w:rPr>
          <w:rStyle w:val="CommentReference"/>
        </w:rPr>
        <w:annotationRef/>
      </w:r>
      <w:r>
        <w:t xml:space="preserve">New verbiage added to match HUD’s ML requirement. </w:t>
      </w:r>
    </w:p>
    <w:p w14:paraId="15CBF104" w14:textId="77777777" w:rsidR="00C94F8C" w:rsidRDefault="00C94F8C">
      <w:pPr>
        <w:pStyle w:val="CommentText"/>
        <w:numPr>
          <w:ilvl w:val="0"/>
          <w:numId w:val="7"/>
        </w:numPr>
      </w:pPr>
      <w:r>
        <w:rPr>
          <w:color w:val="000000"/>
        </w:rPr>
        <w:t>information about the availability of language access services offered by the Mortgagee for Borrowers with LEP (this information must be provided, at a minimum, in Spanish and must include an advisement to seek translation or other language assistance);</w:t>
      </w:r>
    </w:p>
    <w:p w14:paraId="4BE9E46B" w14:textId="77777777" w:rsidR="00C94F8C" w:rsidRDefault="00C94F8C" w:rsidP="00C94F8C">
      <w:pPr>
        <w:pStyle w:val="CommentText"/>
      </w:pPr>
    </w:p>
    <w:p w14:paraId="66ECBF06" w14:textId="77777777" w:rsidR="00C94F8C" w:rsidRDefault="00C94F8C" w:rsidP="00C94F8C">
      <w:pPr>
        <w:pStyle w:val="CommentText"/>
      </w:pPr>
      <w:r>
        <w:rPr>
          <w:b/>
          <w:bCs/>
          <w:color w:val="FF0000"/>
          <w:u w:val="single"/>
        </w:rPr>
        <w:t>New verbiage:</w:t>
      </w:r>
      <w:r>
        <w:t xml:space="preserve"> </w:t>
      </w:r>
    </w:p>
    <w:p w14:paraId="62D8C8F4" w14:textId="77777777" w:rsidR="00C94F8C" w:rsidRDefault="00C94F8C" w:rsidP="00C94F8C">
      <w:pPr>
        <w:pStyle w:val="CommentText"/>
      </w:pPr>
      <w:r>
        <w:t>If you have limited English proficiency (LEP), we offer language assistance services for your convenience. To request these services, please inform us in advance, and we will ensure the necessary accommodations</w:t>
      </w:r>
    </w:p>
  </w:comment>
  <w:comment w:id="128" w:author="Becker, Kylie" w:date="2026-03-04T10:28:00Z" w:initials="KB">
    <w:p w14:paraId="63D16888" w14:textId="77777777" w:rsidR="0019546F" w:rsidRDefault="0019546F" w:rsidP="0019546F">
      <w:pPr>
        <w:pStyle w:val="CommentText"/>
      </w:pPr>
      <w:r>
        <w:rPr>
          <w:rStyle w:val="CommentReference"/>
        </w:rPr>
        <w:annotationRef/>
      </w:r>
      <w:r>
        <w:t>We would prefer:</w:t>
      </w:r>
    </w:p>
    <w:p w14:paraId="73A40437" w14:textId="77777777" w:rsidR="0019546F" w:rsidRDefault="0019546F" w:rsidP="0019546F">
      <w:pPr>
        <w:pStyle w:val="CommentText"/>
      </w:pPr>
    </w:p>
    <w:p w14:paraId="3F71F0A4" w14:textId="77777777" w:rsidR="0019546F" w:rsidRDefault="0019546F" w:rsidP="0019546F">
      <w:pPr>
        <w:pStyle w:val="CommentText"/>
      </w:pPr>
      <w:r>
        <w:t xml:space="preserve">Si su dominio del ingles es limitado, ofrecemos servicios de asistencia en su idioma para su conveniencia.  Para solicitar estos servicios, por favor comuniquese con nosotros con anticipacion y nos aseguraremos la acomodacion necesarias. </w:t>
      </w:r>
    </w:p>
  </w:comment>
  <w:comment w:id="129" w:author="Brittany Torres" w:date="2026-03-05T11:12:00Z" w:initials="BT">
    <w:p w14:paraId="6C6CD802" w14:textId="77777777" w:rsidR="0065153A" w:rsidRDefault="0065153A" w:rsidP="0065153A">
      <w:pPr>
        <w:pStyle w:val="CommentText"/>
      </w:pPr>
      <w:r>
        <w:rPr>
          <w:rStyle w:val="CommentReference"/>
        </w:rPr>
        <w:annotationRef/>
      </w:r>
      <w:r>
        <w:t>I have updated the translation.</w:t>
      </w:r>
    </w:p>
  </w:comment>
  <w:comment w:id="131" w:author="Terry Ann Akers" w:date="2025-01-07T12:57:00Z" w:initials="TA">
    <w:p w14:paraId="462546F9" w14:textId="7894FCFD" w:rsidR="00311ADD" w:rsidRDefault="00904009" w:rsidP="00311ADD">
      <w:pPr>
        <w:pStyle w:val="CommentText"/>
      </w:pPr>
      <w:r>
        <w:rPr>
          <w:rStyle w:val="CommentReference"/>
        </w:rPr>
        <w:annotationRef/>
      </w:r>
      <w:r w:rsidR="00311ADD">
        <w:rPr>
          <w:lang w:val="es-MX"/>
        </w:rPr>
        <w:t xml:space="preserve">New verbiage added to support the LEP requirement. </w:t>
      </w:r>
    </w:p>
    <w:p w14:paraId="1F209201" w14:textId="77777777" w:rsidR="00311ADD" w:rsidRDefault="00311ADD" w:rsidP="00311ADD">
      <w:pPr>
        <w:pStyle w:val="CommentText"/>
      </w:pPr>
    </w:p>
    <w:p w14:paraId="62BC6268" w14:textId="77777777" w:rsidR="00311ADD" w:rsidRDefault="00311ADD" w:rsidP="00311ADD">
      <w:pPr>
        <w:pStyle w:val="CommentText"/>
      </w:pPr>
      <w:r>
        <w:rPr>
          <w:b/>
          <w:bCs/>
          <w:color w:val="FF0000"/>
          <w:lang w:val="es-MX"/>
        </w:rPr>
        <w:t xml:space="preserve">Client, please confirm the translation of the verbiage is accurate and suitable for the Spanish translation. </w:t>
      </w:r>
    </w:p>
  </w:comment>
  <w:comment w:id="132" w:author="Brittany Torres" w:date="2026-03-05T11:12:00Z" w:initials="BT">
    <w:p w14:paraId="5295220C" w14:textId="77777777" w:rsidR="0065153A" w:rsidRDefault="0065153A" w:rsidP="0065153A">
      <w:pPr>
        <w:pStyle w:val="CommentText"/>
      </w:pPr>
      <w:r>
        <w:rPr>
          <w:rStyle w:val="CommentReference"/>
        </w:rPr>
        <w:annotationRef/>
      </w:r>
      <w:r>
        <w:t>Updated verbiage here per Commerce direction.</w:t>
      </w:r>
    </w:p>
    <w:p w14:paraId="3E47F675" w14:textId="77777777" w:rsidR="0065153A" w:rsidRDefault="0065153A" w:rsidP="0065153A">
      <w:pPr>
        <w:pStyle w:val="CommentText"/>
      </w:pPr>
    </w:p>
    <w:p w14:paraId="69C6C702" w14:textId="77777777" w:rsidR="0065153A" w:rsidRDefault="0065153A" w:rsidP="0065153A">
      <w:pPr>
        <w:pStyle w:val="CommentText"/>
      </w:pPr>
      <w:r>
        <w:t>Previously listed as:</w:t>
      </w:r>
    </w:p>
    <w:p w14:paraId="2CF57061" w14:textId="77777777" w:rsidR="0065153A" w:rsidRDefault="0065153A" w:rsidP="0065153A">
      <w:pPr>
        <w:pStyle w:val="CommentText"/>
      </w:pPr>
      <w:r>
        <w:t>Si tiene un dominio limitado del inglés, le ofrecemos servicios de asistencia lingüística para su conveniencia. Para solicitar estos servicios, por favor comuníquese con nosotros con anticipación y nos aseguraremos la acomodación necesarias.</w:t>
      </w:r>
    </w:p>
  </w:comment>
  <w:comment w:id="221" w:author="Terry Ann Akers" w:date="2025-01-07T15:00:00Z" w:initials="TA">
    <w:p w14:paraId="157A0CA4" w14:textId="4DBB55D5" w:rsidR="00B11C73" w:rsidRDefault="00B11C73" w:rsidP="00B11C73">
      <w:pPr>
        <w:pStyle w:val="CommentText"/>
      </w:pPr>
      <w:r>
        <w:rPr>
          <w:rStyle w:val="CommentReference"/>
        </w:rPr>
        <w:annotationRef/>
      </w:r>
      <w:r>
        <w:rPr>
          <w:b/>
          <w:bCs/>
          <w:color w:val="FF0000"/>
        </w:rPr>
        <w:t xml:space="preserve">Client, please let us know if this is the correct department to be referenced for your business needs. </w:t>
      </w:r>
    </w:p>
  </w:comment>
  <w:comment w:id="222" w:author="Becker, Kylie" w:date="2026-02-05T16:45:00Z" w:initials="KB">
    <w:p w14:paraId="3D87564A" w14:textId="77777777" w:rsidR="00C70717" w:rsidRDefault="00C70717" w:rsidP="00C70717">
      <w:pPr>
        <w:pStyle w:val="CommentText"/>
      </w:pPr>
      <w:r>
        <w:rPr>
          <w:rStyle w:val="CommentReference"/>
        </w:rPr>
        <w:annotationRef/>
      </w:r>
      <w:r>
        <w:t>Should be Loss-Mitigation Department</w:t>
      </w:r>
    </w:p>
  </w:comment>
  <w:comment w:id="223" w:author="Brittany Torres" w:date="2026-02-11T09:54:00Z" w:initials="BT">
    <w:p w14:paraId="5B0ABBE9" w14:textId="77777777" w:rsidR="00386225" w:rsidRDefault="00386225" w:rsidP="00386225">
      <w:pPr>
        <w:pStyle w:val="CommentText"/>
      </w:pPr>
      <w:r>
        <w:rPr>
          <w:rStyle w:val="CommentReference"/>
        </w:rPr>
        <w:annotationRef/>
      </w:r>
      <w:r>
        <w:t xml:space="preserve">This update has been made. </w:t>
      </w:r>
    </w:p>
  </w:comment>
  <w:comment w:id="225" w:author="Terry Ann Akers" w:date="2025-01-07T14:59:00Z" w:initials="TA">
    <w:p w14:paraId="33D8C382" w14:textId="568F3255" w:rsidR="00AD309A" w:rsidRDefault="00AD309A" w:rsidP="00AD309A">
      <w:pPr>
        <w:pStyle w:val="CommentText"/>
      </w:pPr>
      <w:r>
        <w:rPr>
          <w:rStyle w:val="CommentReference"/>
        </w:rPr>
        <w:annotationRef/>
      </w:r>
      <w:r>
        <w:rPr>
          <w:b/>
          <w:bCs/>
          <w:color w:val="FF0000"/>
        </w:rPr>
        <w:t xml:space="preserve">This phone number should lead to an agent that can specifically help to schedule a loss mitigation consultation. </w:t>
      </w:r>
    </w:p>
    <w:p w14:paraId="1DD12134" w14:textId="77777777" w:rsidR="00AD309A" w:rsidRDefault="00AD309A" w:rsidP="00AD309A">
      <w:pPr>
        <w:pStyle w:val="CommentText"/>
      </w:pPr>
    </w:p>
    <w:p w14:paraId="7AF38C99" w14:textId="77777777" w:rsidR="00AD309A" w:rsidRDefault="00AD309A" w:rsidP="00AD309A">
      <w:pPr>
        <w:pStyle w:val="CommentText"/>
      </w:pPr>
      <w:r>
        <w:rPr>
          <w:b/>
          <w:bCs/>
          <w:color w:val="FF0000"/>
        </w:rPr>
        <w:t xml:space="preserve">Client, advise if you would like for us to replace the  {[CSPhoneNumber]} from the PLS matrix with: </w:t>
      </w:r>
    </w:p>
    <w:p w14:paraId="6C65B913" w14:textId="77777777" w:rsidR="00AD309A" w:rsidRDefault="00AD309A">
      <w:pPr>
        <w:pStyle w:val="CommentText"/>
        <w:numPr>
          <w:ilvl w:val="0"/>
          <w:numId w:val="17"/>
        </w:numPr>
      </w:pPr>
      <w:r>
        <w:rPr>
          <w:color w:val="FF0000"/>
        </w:rPr>
        <w:t xml:space="preserve">Another phone # from your PLS such as </w:t>
      </w:r>
      <w:r>
        <w:t>{[LossPreventionPhoneNumberTollFree]}</w:t>
      </w:r>
    </w:p>
    <w:p w14:paraId="1579F289" w14:textId="77777777" w:rsidR="00AD309A" w:rsidRDefault="00AD309A" w:rsidP="00AD309A">
      <w:pPr>
        <w:pStyle w:val="CommentText"/>
      </w:pPr>
    </w:p>
    <w:p w14:paraId="025A2327" w14:textId="77777777" w:rsidR="00AD309A" w:rsidRDefault="00AD309A" w:rsidP="00AD309A">
      <w:pPr>
        <w:pStyle w:val="CommentText"/>
      </w:pPr>
      <w:r>
        <w:rPr>
          <w:b/>
          <w:bCs/>
          <w:color w:val="FF0000"/>
          <w:u w:val="single"/>
        </w:rPr>
        <w:t>Or</w:t>
      </w:r>
    </w:p>
    <w:p w14:paraId="5703372E" w14:textId="77777777" w:rsidR="00AD309A" w:rsidRDefault="00AD309A" w:rsidP="00AD309A">
      <w:pPr>
        <w:pStyle w:val="CommentText"/>
      </w:pPr>
    </w:p>
    <w:p w14:paraId="3168B967" w14:textId="77777777" w:rsidR="00AD309A" w:rsidRDefault="00AD309A" w:rsidP="00AD309A">
      <w:pPr>
        <w:pStyle w:val="CommentText"/>
      </w:pPr>
      <w:r>
        <w:t xml:space="preserve">B) </w:t>
      </w:r>
      <w:r>
        <w:rPr>
          <w:color w:val="FF0000"/>
        </w:rPr>
        <w:t xml:space="preserve">The SPOC waterfall: </w:t>
      </w:r>
    </w:p>
    <w:p w14:paraId="27CA510F" w14:textId="77777777" w:rsidR="00AD309A" w:rsidRDefault="00AD309A" w:rsidP="00AD309A">
      <w:pPr>
        <w:pStyle w:val="CommentText"/>
      </w:pPr>
      <w:r>
        <w:rPr>
          <w:b/>
          <w:bCs/>
          <w:color w:val="FF0000"/>
        </w:rPr>
        <w:t xml:space="preserve">{[O296]} </w:t>
      </w:r>
      <w:r>
        <w:rPr>
          <w:color w:val="FF0000"/>
        </w:rPr>
        <w:t>Master SPOC Telephone</w:t>
      </w:r>
      <w:r>
        <w:t xml:space="preserve"> </w:t>
      </w:r>
      <w:r>
        <w:rPr>
          <w:b/>
          <w:bCs/>
          <w:color w:val="0070C0"/>
        </w:rPr>
        <w:t>(</w:t>
      </w:r>
      <w:r>
        <w:rPr>
          <w:b/>
          <w:bCs/>
          <w:color w:val="0070C0"/>
          <w:u w:val="single"/>
        </w:rPr>
        <w:t>If</w:t>
      </w:r>
      <w:r>
        <w:rPr>
          <w:color w:val="0070C0"/>
        </w:rPr>
        <w:t xml:space="preserve"> </w:t>
      </w:r>
      <w:r>
        <w:rPr>
          <w:b/>
          <w:bCs/>
          <w:color w:val="0070C0"/>
        </w:rPr>
        <w:t>O296</w:t>
      </w:r>
      <w:r>
        <w:rPr>
          <w:color w:val="0070C0"/>
        </w:rPr>
        <w:t xml:space="preserve"> is blank, produce </w:t>
      </w:r>
      <w:r>
        <w:rPr>
          <w:b/>
          <w:bCs/>
          <w:color w:val="0070C0"/>
        </w:rPr>
        <w:t>O276 L/M SPOC Telephone</w:t>
      </w:r>
      <w:r>
        <w:rPr>
          <w:color w:val="0070C0"/>
        </w:rPr>
        <w:t xml:space="preserve">. </w:t>
      </w:r>
      <w:r>
        <w:rPr>
          <w:b/>
          <w:bCs/>
          <w:color w:val="0070C0"/>
          <w:u w:val="single"/>
        </w:rPr>
        <w:t>If</w:t>
      </w:r>
      <w:r>
        <w:rPr>
          <w:b/>
          <w:bCs/>
          <w:color w:val="0070C0"/>
        </w:rPr>
        <w:t xml:space="preserve"> </w:t>
      </w:r>
      <w:r>
        <w:rPr>
          <w:color w:val="0070C0"/>
        </w:rPr>
        <w:t xml:space="preserve">neither </w:t>
      </w:r>
      <w:r>
        <w:rPr>
          <w:b/>
          <w:bCs/>
          <w:color w:val="0070C0"/>
        </w:rPr>
        <w:t>O296</w:t>
      </w:r>
      <w:r>
        <w:rPr>
          <w:color w:val="0070C0"/>
        </w:rPr>
        <w:t xml:space="preserve"> and </w:t>
      </w:r>
      <w:r>
        <w:rPr>
          <w:b/>
          <w:bCs/>
          <w:color w:val="0070C0"/>
        </w:rPr>
        <w:t>O276</w:t>
      </w:r>
      <w:r>
        <w:rPr>
          <w:color w:val="0070C0"/>
        </w:rPr>
        <w:t xml:space="preserve"> are present, produce {[SPOCContactPhone]}</w:t>
      </w:r>
      <w:r>
        <w:rPr>
          <w:b/>
          <w:bCs/>
          <w:color w:val="0070C0"/>
        </w:rPr>
        <w:t>)</w:t>
      </w:r>
    </w:p>
  </w:comment>
  <w:comment w:id="226" w:author="Becker, Kylie" w:date="2026-02-05T16:45:00Z" w:initials="KB">
    <w:p w14:paraId="0D9B4E7A" w14:textId="77777777" w:rsidR="00C70717" w:rsidRDefault="00C70717" w:rsidP="00C70717">
      <w:pPr>
        <w:pStyle w:val="CommentText"/>
      </w:pPr>
      <w:r>
        <w:rPr>
          <w:rStyle w:val="CommentReference"/>
        </w:rPr>
        <w:annotationRef/>
      </w:r>
      <w:r>
        <w:t>Phone: 800-821-0083 Ext. 27150</w:t>
      </w:r>
    </w:p>
  </w:comment>
  <w:comment w:id="227" w:author="Brittany Torres" w:date="2026-02-11T09:56:00Z" w:initials="BT">
    <w:p w14:paraId="0A0C129E" w14:textId="77777777" w:rsidR="00386225" w:rsidRDefault="00386225" w:rsidP="00386225">
      <w:pPr>
        <w:pStyle w:val="CommentText"/>
      </w:pPr>
      <w:r>
        <w:rPr>
          <w:rStyle w:val="CommentReference"/>
        </w:rPr>
        <w:annotationRef/>
      </w:r>
      <w:r>
        <w:t>This has been updated to pull from the SPOCContact Phone from Commerce’s PLS Matrix.</w:t>
      </w:r>
    </w:p>
    <w:p w14:paraId="404CD69A" w14:textId="57888843" w:rsidR="00386225" w:rsidRDefault="00386225" w:rsidP="00386225">
      <w:pPr>
        <w:pStyle w:val="CommentText"/>
      </w:pPr>
      <w:r>
        <w:rPr>
          <w:noProof/>
        </w:rPr>
        <w:drawing>
          <wp:inline distT="0" distB="0" distL="0" distR="0" wp14:anchorId="2BE04417" wp14:editId="17CBA6CD">
            <wp:extent cx="1448002" cy="609685"/>
            <wp:effectExtent l="0" t="0" r="0" b="0"/>
            <wp:docPr id="119866109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61090" name="Picture 1198661090" descr="Image"/>
                    <pic:cNvPicPr/>
                  </pic:nvPicPr>
                  <pic:blipFill>
                    <a:blip r:embed="rId12">
                      <a:extLst>
                        <a:ext uri="{28A0092B-C50C-407E-A947-70E740481C1C}">
                          <a14:useLocalDpi xmlns:a14="http://schemas.microsoft.com/office/drawing/2010/main" val="0"/>
                        </a:ext>
                      </a:extLst>
                    </a:blip>
                    <a:stretch>
                      <a:fillRect/>
                    </a:stretch>
                  </pic:blipFill>
                  <pic:spPr>
                    <a:xfrm>
                      <a:off x="0" y="0"/>
                      <a:ext cx="1448002" cy="609685"/>
                    </a:xfrm>
                    <a:prstGeom prst="rect">
                      <a:avLst/>
                    </a:prstGeom>
                  </pic:spPr>
                </pic:pic>
              </a:graphicData>
            </a:graphic>
          </wp:inline>
        </w:drawing>
      </w:r>
    </w:p>
  </w:comment>
  <w:comment w:id="217" w:author="Terry Ann Akers" w:date="2025-01-07T14:55:00Z" w:initials="TA">
    <w:p w14:paraId="7D520697" w14:textId="02B2D294" w:rsidR="00E24F2E" w:rsidRDefault="00E24F2E" w:rsidP="00E24F2E">
      <w:pPr>
        <w:pStyle w:val="CommentText"/>
      </w:pPr>
      <w:r>
        <w:rPr>
          <w:rStyle w:val="CommentReference"/>
        </w:rPr>
        <w:annotationRef/>
      </w:r>
      <w:r>
        <w:t xml:space="preserve">Revised the paragraph to align to the regulation. </w:t>
      </w:r>
    </w:p>
    <w:p w14:paraId="4ED3BA4D" w14:textId="77777777" w:rsidR="00E24F2E" w:rsidRDefault="00E24F2E" w:rsidP="00E24F2E">
      <w:pPr>
        <w:pStyle w:val="CommentText"/>
      </w:pPr>
    </w:p>
    <w:p w14:paraId="2B9F0819" w14:textId="77777777" w:rsidR="00E24F2E" w:rsidRDefault="00E24F2E" w:rsidP="00E24F2E">
      <w:pPr>
        <w:pStyle w:val="CommentText"/>
      </w:pPr>
      <w:r>
        <w:rPr>
          <w:b/>
          <w:bCs/>
          <w:color w:val="FF0000"/>
          <w:u w:val="single"/>
        </w:rPr>
        <w:t>Initially listed as:</w:t>
      </w:r>
    </w:p>
    <w:p w14:paraId="0F065EAF" w14:textId="77777777" w:rsidR="00E24F2E" w:rsidRDefault="00E24F2E" w:rsidP="00E24F2E">
      <w:pPr>
        <w:pStyle w:val="CommentText"/>
      </w:pPr>
      <w:r>
        <w:t>Please understand that even if you are not interested in a video conference interview , we will continue to contact you by phone or by mail if the loan remains past due. Should you have any questions or concerns regarding the loan, please contact our Collections Department at {[CSPhoneNumber]} or {[CSEmail]} Our office is open {[HoursOfOperation]}.</w:t>
      </w:r>
    </w:p>
    <w:p w14:paraId="026B0A83" w14:textId="77777777" w:rsidR="00E24F2E" w:rsidRDefault="00E24F2E" w:rsidP="00E24F2E">
      <w:pPr>
        <w:pStyle w:val="CommentText"/>
      </w:pPr>
    </w:p>
    <w:p w14:paraId="5F7EFA23" w14:textId="77777777" w:rsidR="00E24F2E" w:rsidRDefault="00E24F2E" w:rsidP="00E24F2E">
      <w:pPr>
        <w:pStyle w:val="CommentText"/>
      </w:pPr>
    </w:p>
    <w:p w14:paraId="254EF38D" w14:textId="77777777" w:rsidR="00E24F2E" w:rsidRDefault="00E24F2E" w:rsidP="00E24F2E">
      <w:pPr>
        <w:pStyle w:val="CommentText"/>
      </w:pPr>
      <w:r>
        <w:rPr>
          <w:b/>
          <w:bCs/>
          <w:color w:val="FF0000"/>
          <w:u w:val="single"/>
        </w:rPr>
        <w:t xml:space="preserve">Revised to: </w:t>
      </w:r>
    </w:p>
    <w:p w14:paraId="3921A14C" w14:textId="77777777" w:rsidR="00E24F2E" w:rsidRDefault="00E24F2E" w:rsidP="00E24F2E">
      <w:pPr>
        <w:pStyle w:val="CommentText"/>
      </w:pPr>
      <w:r>
        <w:t>Please understand that even if you are not interested in a loss mitigation consultation, we will continue to contact you by phone or by mail if the loan remains past due. If you have any questions or concerns, please call our Collections Department at {[CSPhoneNumber]}. Our office is open {[HoursOfOperation]}.</w:t>
      </w:r>
    </w:p>
  </w:comment>
  <w:comment w:id="218" w:author="Becker, Kylie" w:date="2026-02-05T16:46:00Z" w:initials="KB">
    <w:p w14:paraId="41C5CE6F" w14:textId="77777777" w:rsidR="00C70717" w:rsidRDefault="00C70717" w:rsidP="00C70717">
      <w:pPr>
        <w:pStyle w:val="CommentText"/>
      </w:pPr>
      <w:r>
        <w:rPr>
          <w:rStyle w:val="CommentReference"/>
        </w:rPr>
        <w:annotationRef/>
      </w:r>
      <w:r>
        <w:t xml:space="preserve">Hours of Operation: Monday through Friday 8am to 5pm. </w:t>
      </w:r>
    </w:p>
  </w:comment>
  <w:comment w:id="219" w:author="Brittany Torres" w:date="2026-02-11T09:54:00Z" w:initials="BT">
    <w:p w14:paraId="667A93EA" w14:textId="77777777" w:rsidR="00386225" w:rsidRDefault="00386225" w:rsidP="00386225">
      <w:pPr>
        <w:pStyle w:val="CommentText"/>
      </w:pPr>
      <w:r>
        <w:rPr>
          <w:rStyle w:val="CommentReference"/>
        </w:rPr>
        <w:annotationRef/>
      </w:r>
      <w:r>
        <w:t>The HoursOfOperation from Commerce’s PLS matrix matches those days/hours.</w:t>
      </w:r>
    </w:p>
    <w:p w14:paraId="7C5C8746" w14:textId="09EFCF13" w:rsidR="00386225" w:rsidRDefault="00386225" w:rsidP="00386225">
      <w:pPr>
        <w:pStyle w:val="CommentText"/>
      </w:pPr>
      <w:r>
        <w:rPr>
          <w:noProof/>
        </w:rPr>
        <w:drawing>
          <wp:inline distT="0" distB="0" distL="0" distR="0" wp14:anchorId="4FE7B0EB" wp14:editId="365D9823">
            <wp:extent cx="2495898" cy="476316"/>
            <wp:effectExtent l="0" t="0" r="0" b="0"/>
            <wp:docPr id="103524394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43941" name="Picture 1035243941" descr="Image"/>
                    <pic:cNvPicPr/>
                  </pic:nvPicPr>
                  <pic:blipFill>
                    <a:blip r:embed="rId13">
                      <a:extLst>
                        <a:ext uri="{28A0092B-C50C-407E-A947-70E740481C1C}">
                          <a14:useLocalDpi xmlns:a14="http://schemas.microsoft.com/office/drawing/2010/main" val="0"/>
                        </a:ext>
                      </a:extLst>
                    </a:blip>
                    <a:stretch>
                      <a:fillRect/>
                    </a:stretch>
                  </pic:blipFill>
                  <pic:spPr>
                    <a:xfrm>
                      <a:off x="0" y="0"/>
                      <a:ext cx="2495898" cy="476316"/>
                    </a:xfrm>
                    <a:prstGeom prst="rect">
                      <a:avLst/>
                    </a:prstGeom>
                  </pic:spPr>
                </pic:pic>
              </a:graphicData>
            </a:graphic>
          </wp:inline>
        </w:drawing>
      </w:r>
    </w:p>
  </w:comment>
  <w:comment w:id="232" w:author="Terry Ann Akers" w:date="2025-01-07T14:58:00Z" w:initials="TA">
    <w:p w14:paraId="54D0B958" w14:textId="7EBFB6C7" w:rsidR="006773AC" w:rsidRDefault="006773AC" w:rsidP="006773AC">
      <w:pPr>
        <w:pStyle w:val="CommentText"/>
      </w:pPr>
      <w:r>
        <w:rPr>
          <w:rStyle w:val="CommentReference"/>
        </w:rPr>
        <w:annotationRef/>
      </w:r>
      <w:r>
        <w:t xml:space="preserve">Added the information for the Native American or tribal land. </w:t>
      </w:r>
    </w:p>
    <w:p w14:paraId="6663409B" w14:textId="77777777" w:rsidR="006773AC" w:rsidRDefault="006773AC" w:rsidP="006773AC">
      <w:pPr>
        <w:pStyle w:val="CommentText"/>
      </w:pPr>
    </w:p>
    <w:p w14:paraId="08B259C5" w14:textId="77777777" w:rsidR="006773AC" w:rsidRDefault="006773AC" w:rsidP="006773AC">
      <w:pPr>
        <w:pStyle w:val="CommentText"/>
      </w:pPr>
      <w:r>
        <w:rPr>
          <w:b/>
          <w:bCs/>
          <w:color w:val="FF0000"/>
          <w:u w:val="single"/>
        </w:rPr>
        <w:t xml:space="preserve">New verbiage for the letter: </w:t>
      </w:r>
    </w:p>
    <w:p w14:paraId="3D2A9DC7" w14:textId="77777777" w:rsidR="006773AC" w:rsidRDefault="006773AC" w:rsidP="006773AC">
      <w:pPr>
        <w:pStyle w:val="CommentText"/>
      </w:pPr>
      <w:r>
        <w:t>Information for properties located on Native American or tribal lands</w:t>
      </w:r>
    </w:p>
    <w:p w14:paraId="26F3B283" w14:textId="77777777" w:rsidR="006773AC" w:rsidRDefault="006773AC" w:rsidP="006773AC">
      <w:pPr>
        <w:pStyle w:val="CommentText"/>
      </w:pPr>
      <w:r>
        <w:t>If your property is located on Native American or tribal land that is insured by Section 248 of the National Housing Act, you should be aware that HUD will report the status and payment history of your loan to local credit bureaus and prospective creditors. If you have questions, contact HUD at:</w:t>
      </w:r>
    </w:p>
    <w:p w14:paraId="6E140F8C" w14:textId="77777777" w:rsidR="006773AC" w:rsidRDefault="006773AC" w:rsidP="006773AC">
      <w:pPr>
        <w:pStyle w:val="CommentText"/>
      </w:pPr>
      <w:r>
        <w:tab/>
      </w:r>
      <w:r>
        <w:tab/>
        <w:t>Mail:</w:t>
      </w:r>
      <w:r>
        <w:tab/>
      </w:r>
      <w:r>
        <w:tab/>
        <w:t>U.S. HUD</w:t>
      </w:r>
    </w:p>
    <w:p w14:paraId="12A56466" w14:textId="77777777" w:rsidR="006773AC" w:rsidRDefault="006773AC" w:rsidP="006773AC">
      <w:pPr>
        <w:pStyle w:val="CommentText"/>
      </w:pPr>
      <w:r>
        <w:tab/>
      </w:r>
      <w:r>
        <w:tab/>
      </w:r>
      <w:r>
        <w:tab/>
      </w:r>
      <w:r>
        <w:tab/>
        <w:t>National Servicing Center</w:t>
      </w:r>
    </w:p>
    <w:p w14:paraId="6E095E51" w14:textId="77777777" w:rsidR="006773AC" w:rsidRDefault="006773AC" w:rsidP="006773AC">
      <w:pPr>
        <w:pStyle w:val="CommentText"/>
      </w:pPr>
      <w:r>
        <w:tab/>
      </w:r>
      <w:r>
        <w:tab/>
      </w:r>
      <w:r>
        <w:tab/>
      </w:r>
      <w:r>
        <w:tab/>
        <w:t>301 NW 6th Street, Suite 200</w:t>
      </w:r>
    </w:p>
    <w:p w14:paraId="78742B47" w14:textId="77777777" w:rsidR="006773AC" w:rsidRDefault="006773AC" w:rsidP="006773AC">
      <w:pPr>
        <w:pStyle w:val="CommentText"/>
      </w:pPr>
      <w:r>
        <w:tab/>
      </w:r>
      <w:r>
        <w:tab/>
      </w:r>
      <w:r>
        <w:tab/>
      </w:r>
      <w:r>
        <w:tab/>
        <w:t>Oklahoma City, OK 73102</w:t>
      </w:r>
    </w:p>
    <w:p w14:paraId="1BAD4BB1" w14:textId="77777777" w:rsidR="006773AC" w:rsidRDefault="006773AC" w:rsidP="006773AC">
      <w:pPr>
        <w:pStyle w:val="CommentText"/>
      </w:pPr>
      <w:r>
        <w:tab/>
      </w:r>
      <w:r>
        <w:tab/>
        <w:t>Telephone:</w:t>
      </w:r>
      <w:r>
        <w:tab/>
        <w:t>1-877-622-8525</w:t>
      </w:r>
    </w:p>
    <w:p w14:paraId="623D7361" w14:textId="77777777" w:rsidR="006773AC" w:rsidRDefault="006773AC" w:rsidP="006773AC">
      <w:pPr>
        <w:pStyle w:val="CommentText"/>
      </w:pPr>
    </w:p>
    <w:p w14:paraId="580F4E22" w14:textId="77777777" w:rsidR="006773AC" w:rsidRDefault="006773AC" w:rsidP="006773AC">
      <w:pPr>
        <w:pStyle w:val="CommentText"/>
      </w:pPr>
      <w:r>
        <w:t>You also can call the Federal Housing Administration (FHA) at 1-800-225-5342, or 1-800-877-8339 for TTY services.</w:t>
      </w:r>
    </w:p>
  </w:comment>
  <w:comment w:id="244" w:author="Terry Ann Akers" w:date="2024-12-30T13:57:00Z" w:initials="TA">
    <w:p w14:paraId="5C0A9EBA" w14:textId="55EE83FE" w:rsidR="00EA46D8" w:rsidRDefault="00EA46D8" w:rsidP="00EA46D8">
      <w:pPr>
        <w:pStyle w:val="CommentText"/>
      </w:pPr>
      <w:r>
        <w:rPr>
          <w:rStyle w:val="CommentReference"/>
        </w:rPr>
        <w:annotationRef/>
      </w:r>
      <w:r>
        <w:t>Recommended to pull in SPOC or alternative contact</w:t>
      </w:r>
    </w:p>
    <w:p w14:paraId="1E781A2B" w14:textId="77777777" w:rsidR="00EA46D8" w:rsidRDefault="00EA46D8" w:rsidP="00EA46D8">
      <w:pPr>
        <w:pStyle w:val="CommentText"/>
      </w:pPr>
    </w:p>
    <w:p w14:paraId="009099E0" w14:textId="77777777" w:rsidR="00EA46D8" w:rsidRDefault="00EA46D8" w:rsidP="00EA46D8">
      <w:pPr>
        <w:pStyle w:val="CommentText"/>
      </w:pPr>
      <w:r>
        <w:t>Added per NY and WA Regulation</w:t>
      </w:r>
    </w:p>
    <w:p w14:paraId="466BC6F8" w14:textId="77777777" w:rsidR="00EA46D8" w:rsidRDefault="00EA46D8" w:rsidP="00EA46D8">
      <w:pPr>
        <w:pStyle w:val="CommentText"/>
      </w:pPr>
    </w:p>
    <w:p w14:paraId="2FBCF276" w14:textId="77777777" w:rsidR="00EA46D8" w:rsidRDefault="00EA46D8" w:rsidP="00EA46D8">
      <w:pPr>
        <w:pStyle w:val="CommentText"/>
      </w:pPr>
      <w:r>
        <w:t xml:space="preserve">Servicers shall assign a single point of contact to any borrower who is at least 30 days delinquent or has requested a loss mitigation application </w:t>
      </w:r>
    </w:p>
    <w:p w14:paraId="7EAE5A0D" w14:textId="77777777" w:rsidR="00EA46D8" w:rsidRDefault="00EA46D8" w:rsidP="00EA46D8">
      <w:pPr>
        <w:pStyle w:val="CommentText"/>
      </w:pPr>
    </w:p>
    <w:p w14:paraId="01C1A5FA" w14:textId="77777777" w:rsidR="00EA46D8" w:rsidRDefault="00EA46D8" w:rsidP="00EA46D8">
      <w:pPr>
        <w:pStyle w:val="CommentText"/>
      </w:pPr>
      <w:r>
        <w:t xml:space="preserve">West Law = </w:t>
      </w:r>
      <w:hyperlink r:id="rId14" w:history="1">
        <w:r w:rsidRPr="00C0751E">
          <w:rPr>
            <w:rStyle w:val="Hyperlink"/>
          </w:rPr>
          <w:t>https://govt.westlaw.com/nycrr/Document/I61aa5eb3d23111dfa27ecf558d5ad622?transitionType=Default&amp;contextData=%28sc.Default%29</w:t>
        </w:r>
      </w:hyperlink>
    </w:p>
    <w:p w14:paraId="7D092808" w14:textId="77777777" w:rsidR="00EA46D8" w:rsidRDefault="00EA46D8" w:rsidP="00EA46D8">
      <w:pPr>
        <w:pStyle w:val="CommentText"/>
      </w:pPr>
    </w:p>
    <w:p w14:paraId="6351AE4C" w14:textId="77777777" w:rsidR="00EA46D8" w:rsidRDefault="00EA46D8" w:rsidP="00EA46D8">
      <w:pPr>
        <w:pStyle w:val="CommentText"/>
      </w:pPr>
    </w:p>
    <w:p w14:paraId="4F988009" w14:textId="77777777" w:rsidR="00EA46D8" w:rsidRDefault="00EA46D8" w:rsidP="00EA46D8">
      <w:pPr>
        <w:pStyle w:val="CommentText"/>
      </w:pPr>
      <w:r>
        <w:t xml:space="preserve">N.Y. Case Text = </w:t>
      </w:r>
    </w:p>
    <w:p w14:paraId="2874BEB9" w14:textId="77777777" w:rsidR="00EA46D8" w:rsidRDefault="00EA46D8" w:rsidP="00EA46D8">
      <w:pPr>
        <w:pStyle w:val="CommentText"/>
      </w:pPr>
      <w:hyperlink r:id="rId15" w:history="1">
        <w:r w:rsidRPr="00C0751E">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p>
    <w:p w14:paraId="21C596CD" w14:textId="77777777" w:rsidR="00EA46D8" w:rsidRDefault="00EA46D8" w:rsidP="00EA46D8">
      <w:pPr>
        <w:pStyle w:val="CommentText"/>
      </w:pPr>
    </w:p>
    <w:p w14:paraId="0F7C783B" w14:textId="77777777" w:rsidR="00EA46D8" w:rsidRDefault="00EA46D8" w:rsidP="00EA46D8">
      <w:pPr>
        <w:pStyle w:val="CommentText"/>
      </w:pPr>
      <w:r>
        <w:t xml:space="preserve">WA State Legislature = </w:t>
      </w:r>
      <w:hyperlink r:id="rId16" w:history="1">
        <w:r w:rsidRPr="00C0751E">
          <w:rPr>
            <w:rStyle w:val="Hyperlink"/>
          </w:rPr>
          <w:t>https://app.leg.wa.gov/wac/default.aspx?cite=208-620-930</w:t>
        </w:r>
      </w:hyperlink>
    </w:p>
  </w:comment>
  <w:comment w:id="245" w:author="Becker, Kylie" w:date="2026-02-05T16:49:00Z" w:initials="KB">
    <w:p w14:paraId="4E124E20" w14:textId="77777777" w:rsidR="00C70717" w:rsidRDefault="00C70717" w:rsidP="00C70717">
      <w:pPr>
        <w:pStyle w:val="CommentText"/>
      </w:pPr>
      <w:r>
        <w:rPr>
          <w:rStyle w:val="CommentReference"/>
        </w:rPr>
        <w:annotationRef/>
      </w:r>
      <w:r>
        <w:t>Should be:</w:t>
      </w:r>
    </w:p>
    <w:p w14:paraId="2F4BF04D" w14:textId="77777777" w:rsidR="00C70717" w:rsidRDefault="00C70717" w:rsidP="00C70717">
      <w:pPr>
        <w:pStyle w:val="CommentText"/>
      </w:pPr>
    </w:p>
    <w:p w14:paraId="0F4E892D" w14:textId="77777777" w:rsidR="00C70717" w:rsidRDefault="00C70717" w:rsidP="00C70717">
      <w:pPr>
        <w:pStyle w:val="CommentText"/>
      </w:pPr>
      <w:r>
        <w:t>Commerce Bank</w:t>
      </w:r>
    </w:p>
    <w:p w14:paraId="52F13699" w14:textId="77777777" w:rsidR="00C70717" w:rsidRDefault="00C70717" w:rsidP="00C70717">
      <w:pPr>
        <w:pStyle w:val="CommentText"/>
      </w:pPr>
      <w:r>
        <w:t>Real Estate Lending Servicing Specialist</w:t>
      </w:r>
    </w:p>
    <w:p w14:paraId="0AC86EB7" w14:textId="77777777" w:rsidR="00C70717" w:rsidRDefault="00C70717" w:rsidP="00C70717">
      <w:pPr>
        <w:pStyle w:val="CommentText"/>
      </w:pPr>
      <w:r>
        <w:t>Phone: 800-821-0083 Ext. 27150</w:t>
      </w:r>
    </w:p>
    <w:p w14:paraId="464C21DF" w14:textId="77777777" w:rsidR="00C70717" w:rsidRDefault="00C70717" w:rsidP="00C70717">
      <w:pPr>
        <w:pStyle w:val="CommentText"/>
      </w:pPr>
      <w:r>
        <w:t>Fax: 816-234-2479</w:t>
      </w:r>
    </w:p>
    <w:p w14:paraId="23B72E77" w14:textId="77777777" w:rsidR="00C70717" w:rsidRDefault="00C70717" w:rsidP="00C70717">
      <w:pPr>
        <w:pStyle w:val="CommentText"/>
      </w:pPr>
      <w:r>
        <w:t xml:space="preserve">Email: </w:t>
      </w:r>
      <w:hyperlink r:id="rId17" w:history="1">
        <w:r w:rsidRPr="00670FDB">
          <w:rPr>
            <w:rStyle w:val="Hyperlink"/>
          </w:rPr>
          <w:t>MortgageDefault@CommerceBank.com</w:t>
        </w:r>
      </w:hyperlink>
    </w:p>
  </w:comment>
  <w:comment w:id="246" w:author="Brittany Torres" w:date="2026-02-11T09:59:00Z" w:initials="BT">
    <w:p w14:paraId="0AD1A66C" w14:textId="77777777" w:rsidR="00386225" w:rsidRDefault="00386225" w:rsidP="00386225">
      <w:pPr>
        <w:pStyle w:val="CommentText"/>
      </w:pPr>
      <w:r>
        <w:rPr>
          <w:rStyle w:val="CommentReference"/>
        </w:rPr>
        <w:annotationRef/>
      </w:r>
      <w:r>
        <w:t>I have updated the signature line. Please note that it is recommended to have a named SPOC Contact.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BEC7B" w15:done="0"/>
  <w15:commentEx w15:paraId="4B231550" w15:done="0"/>
  <w15:commentEx w15:paraId="1992CB00" w15:done="0"/>
  <w15:commentEx w15:paraId="1BB75188" w15:done="0"/>
  <w15:commentEx w15:paraId="4A7C307A" w15:done="0"/>
  <w15:commentEx w15:paraId="2A34E37F" w15:paraIdParent="4A7C307A" w15:done="0"/>
  <w15:commentEx w15:paraId="69951C59" w15:paraIdParent="4A7C307A" w15:done="0"/>
  <w15:commentEx w15:paraId="5782ACBE" w15:done="0"/>
  <w15:commentEx w15:paraId="11FB110B" w15:done="0"/>
  <w15:commentEx w15:paraId="36F4C73C" w15:paraIdParent="11FB110B" w15:done="0"/>
  <w15:commentEx w15:paraId="2EEB38B1" w15:paraIdParent="11FB110B" w15:done="0"/>
  <w15:commentEx w15:paraId="7958BFC2" w15:done="0"/>
  <w15:commentEx w15:paraId="423E99B5" w15:done="0"/>
  <w15:commentEx w15:paraId="28ABF7BB" w15:done="0"/>
  <w15:commentEx w15:paraId="5E8E466A" w15:paraIdParent="28ABF7BB" w15:done="0"/>
  <w15:commentEx w15:paraId="35AF40C3" w15:paraIdParent="28ABF7BB" w15:done="0"/>
  <w15:commentEx w15:paraId="09E15189" w15:paraIdParent="28ABF7BB" w15:done="0"/>
  <w15:commentEx w15:paraId="31017992" w15:done="0"/>
  <w15:commentEx w15:paraId="2B4E8B9C" w15:paraIdParent="31017992" w15:done="0"/>
  <w15:commentEx w15:paraId="37EC6D2A" w15:paraIdParent="31017992" w15:done="0"/>
  <w15:commentEx w15:paraId="03A9068D" w15:done="0"/>
  <w15:commentEx w15:paraId="31E6319A" w15:paraIdParent="03A9068D" w15:done="0"/>
  <w15:commentEx w15:paraId="542DF9B4" w15:done="0"/>
  <w15:commentEx w15:paraId="009C95BA" w15:done="0"/>
  <w15:commentEx w15:paraId="62D8C8F4" w15:done="0"/>
  <w15:commentEx w15:paraId="3F71F0A4" w15:paraIdParent="62D8C8F4" w15:done="0"/>
  <w15:commentEx w15:paraId="6C6CD802" w15:paraIdParent="62D8C8F4" w15:done="0"/>
  <w15:commentEx w15:paraId="62BC6268" w15:done="0"/>
  <w15:commentEx w15:paraId="2CF57061" w15:paraIdParent="62BC6268" w15:done="0"/>
  <w15:commentEx w15:paraId="157A0CA4" w15:done="0"/>
  <w15:commentEx w15:paraId="3D87564A" w15:paraIdParent="157A0CA4" w15:done="0"/>
  <w15:commentEx w15:paraId="5B0ABBE9" w15:paraIdParent="157A0CA4" w15:done="0"/>
  <w15:commentEx w15:paraId="27CA510F" w15:done="0"/>
  <w15:commentEx w15:paraId="0D9B4E7A" w15:paraIdParent="27CA510F" w15:done="0"/>
  <w15:commentEx w15:paraId="404CD69A" w15:paraIdParent="27CA510F" w15:done="0"/>
  <w15:commentEx w15:paraId="3921A14C" w15:done="0"/>
  <w15:commentEx w15:paraId="41C5CE6F" w15:paraIdParent="3921A14C" w15:done="0"/>
  <w15:commentEx w15:paraId="7C5C8746" w15:paraIdParent="3921A14C" w15:done="0"/>
  <w15:commentEx w15:paraId="580F4E22" w15:done="0"/>
  <w15:commentEx w15:paraId="0F7C783B" w15:done="0"/>
  <w15:commentEx w15:paraId="23B72E77" w15:paraIdParent="0F7C783B" w15:done="0"/>
  <w15:commentEx w15:paraId="0AD1A66C" w15:paraIdParent="0F7C78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E3993C" w16cex:dateUtc="2025-01-03T21:20:00Z"/>
  <w16cex:commentExtensible w16cex:durableId="5A6F4E08" w16cex:dateUtc="2025-01-09T14:08:00Z"/>
  <w16cex:commentExtensible w16cex:durableId="1F7C1D57" w16cex:dateUtc="2023-11-08T16:07:00Z"/>
  <w16cex:commentExtensible w16cex:durableId="1108BA90" w16cex:dateUtc="2025-02-04T00:51:00Z"/>
  <w16cex:commentExtensible w16cex:durableId="590AF28C" w16cex:dateUtc="2025-01-07T18:42:00Z"/>
  <w16cex:commentExtensible w16cex:durableId="3FE14744" w16cex:dateUtc="2026-02-05T19:53:00Z"/>
  <w16cex:commentExtensible w16cex:durableId="79A0EFFD" w16cex:dateUtc="2026-02-11T15:52:00Z"/>
  <w16cex:commentExtensible w16cex:durableId="1F260D62" w16cex:dateUtc="2025-01-07T18:41:00Z"/>
  <w16cex:commentExtensible w16cex:durableId="0CA63259" w16cex:dateUtc="2025-01-06T17:54:00Z"/>
  <w16cex:commentExtensible w16cex:durableId="4C69D1FF" w16cex:dateUtc="2026-02-05T20:34:00Z"/>
  <w16cex:commentExtensible w16cex:durableId="1DC2C746" w16cex:dateUtc="2026-02-11T16:07:00Z"/>
  <w16cex:commentExtensible w16cex:durableId="788D83C9" w16cex:dateUtc="2025-01-06T17:55:00Z"/>
  <w16cex:commentExtensible w16cex:durableId="47D176B3" w16cex:dateUtc="2025-01-08T14:53:00Z"/>
  <w16cex:commentExtensible w16cex:durableId="38799DB3" w16cex:dateUtc="2025-01-07T18:49:00Z"/>
  <w16cex:commentExtensible w16cex:durableId="4D110EC5" w16cex:dateUtc="2026-02-11T16:10:00Z"/>
  <w16cex:commentExtensible w16cex:durableId="1D402E97" w16cex:dateUtc="2026-03-04T16:06:00Z"/>
  <w16cex:commentExtensible w16cex:durableId="1943F66C" w16cex:dateUtc="2026-03-05T17:15:00Z"/>
  <w16cex:commentExtensible w16cex:durableId="62F74E2A" w16cex:dateUtc="2024-12-27T22:03:00Z"/>
  <w16cex:commentExtensible w16cex:durableId="33693564" w16cex:dateUtc="2026-03-04T15:42:00Z"/>
  <w16cex:commentExtensible w16cex:durableId="76EA3813" w16cex:dateUtc="2026-03-05T17:16:00Z"/>
  <w16cex:commentExtensible w16cex:durableId="193F4174" w16cex:dateUtc="2025-01-03T22:35:00Z"/>
  <w16cex:commentExtensible w16cex:durableId="1697F724" w16cex:dateUtc="2026-03-04T15:42:00Z">
    <w16cex:extLst>
      <w16:ext w16:uri="{CE6994B0-6A32-4C9F-8C6B-6E91EDA988CE}">
        <cr:reactions xmlns:cr="http://schemas.microsoft.com/office/comments/2020/reactions">
          <cr:reaction reactionType="1">
            <cr:reactionInfo dateUtc="2026-03-05T17:08:52Z">
              <cr:user userId="S::brittany.torres@newcoursecc.com::a2120196-60ee-4bef-a146-0ab9c3860a56" userProvider="AD" userName="Brittany Torres"/>
            </cr:reactionInfo>
          </cr:reaction>
        </cr:reactions>
      </w16:ext>
    </w16cex:extLst>
  </w16cex:commentExtensible>
  <w16cex:commentExtensible w16cex:durableId="5B907918" w16cex:dateUtc="2024-12-27T21:15:00Z"/>
  <w16cex:commentExtensible w16cex:durableId="436F8AA4" w16cex:dateUtc="2024-12-27T22:24:00Z"/>
  <w16cex:commentExtensible w16cex:durableId="7C4CB257" w16cex:dateUtc="2024-12-27T22:28:00Z"/>
  <w16cex:commentExtensible w16cex:durableId="66E0C189" w16cex:dateUtc="2026-03-04T16:28:00Z"/>
  <w16cex:commentExtensible w16cex:durableId="50D75DD2" w16cex:dateUtc="2026-03-05T17:12:00Z"/>
  <w16cex:commentExtensible w16cex:durableId="00EA10F0" w16cex:dateUtc="2025-01-07T18:57:00Z"/>
  <w16cex:commentExtensible w16cex:durableId="25F1BBE7" w16cex:dateUtc="2026-03-05T17:12:00Z"/>
  <w16cex:commentExtensible w16cex:durableId="7F37C68F" w16cex:dateUtc="2025-01-07T21:00:00Z"/>
  <w16cex:commentExtensible w16cex:durableId="7471CCE6" w16cex:dateUtc="2026-02-05T22:45:00Z"/>
  <w16cex:commentExtensible w16cex:durableId="13498E9A" w16cex:dateUtc="2026-02-11T15:54:00Z"/>
  <w16cex:commentExtensible w16cex:durableId="3A6B38B4" w16cex:dateUtc="2025-01-07T20:59:00Z"/>
  <w16cex:commentExtensible w16cex:durableId="7E2B79FA" w16cex:dateUtc="2026-02-05T22:45:00Z"/>
  <w16cex:commentExtensible w16cex:durableId="71E1BA4E" w16cex:dateUtc="2026-02-11T15:56:00Z"/>
  <w16cex:commentExtensible w16cex:durableId="6735217F" w16cex:dateUtc="2025-01-07T20:55:00Z"/>
  <w16cex:commentExtensible w16cex:durableId="68586B39" w16cex:dateUtc="2026-02-05T22:46:00Z"/>
  <w16cex:commentExtensible w16cex:durableId="49372A93" w16cex:dateUtc="2026-02-11T15:54:00Z"/>
  <w16cex:commentExtensible w16cex:durableId="3FA112B5" w16cex:dateUtc="2025-01-07T20:58:00Z"/>
  <w16cex:commentExtensible w16cex:durableId="59185E29" w16cex:dateUtc="2024-12-30T19:57:00Z"/>
  <w16cex:commentExtensible w16cex:durableId="79E573F3" w16cex:dateUtc="2026-02-05T22:49:00Z"/>
  <w16cex:commentExtensible w16cex:durableId="53D0AF15" w16cex:dateUtc="2026-02-11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BEC7B" w16cid:durableId="12E3993C"/>
  <w16cid:commentId w16cid:paraId="4B231550" w16cid:durableId="5A6F4E08"/>
  <w16cid:commentId w16cid:paraId="1992CB00" w16cid:durableId="1F7C1D57"/>
  <w16cid:commentId w16cid:paraId="1BB75188" w16cid:durableId="1108BA90"/>
  <w16cid:commentId w16cid:paraId="4A7C307A" w16cid:durableId="590AF28C"/>
  <w16cid:commentId w16cid:paraId="2A34E37F" w16cid:durableId="3FE14744"/>
  <w16cid:commentId w16cid:paraId="69951C59" w16cid:durableId="79A0EFFD"/>
  <w16cid:commentId w16cid:paraId="5782ACBE" w16cid:durableId="1F260D62"/>
  <w16cid:commentId w16cid:paraId="11FB110B" w16cid:durableId="0CA63259"/>
  <w16cid:commentId w16cid:paraId="36F4C73C" w16cid:durableId="4C69D1FF"/>
  <w16cid:commentId w16cid:paraId="2EEB38B1" w16cid:durableId="1DC2C746"/>
  <w16cid:commentId w16cid:paraId="7958BFC2" w16cid:durableId="788D83C9"/>
  <w16cid:commentId w16cid:paraId="423E99B5" w16cid:durableId="47D176B3"/>
  <w16cid:commentId w16cid:paraId="28ABF7BB" w16cid:durableId="38799DB3"/>
  <w16cid:commentId w16cid:paraId="5E8E466A" w16cid:durableId="4D110EC5"/>
  <w16cid:commentId w16cid:paraId="35AF40C3" w16cid:durableId="1D402E97"/>
  <w16cid:commentId w16cid:paraId="09E15189" w16cid:durableId="1943F66C"/>
  <w16cid:commentId w16cid:paraId="31017992" w16cid:durableId="62F74E2A"/>
  <w16cid:commentId w16cid:paraId="2B4E8B9C" w16cid:durableId="33693564"/>
  <w16cid:commentId w16cid:paraId="37EC6D2A" w16cid:durableId="76EA3813"/>
  <w16cid:commentId w16cid:paraId="03A9068D" w16cid:durableId="193F4174"/>
  <w16cid:commentId w16cid:paraId="31E6319A" w16cid:durableId="1697F724"/>
  <w16cid:commentId w16cid:paraId="542DF9B4" w16cid:durableId="5B907918"/>
  <w16cid:commentId w16cid:paraId="009C95BA" w16cid:durableId="436F8AA4"/>
  <w16cid:commentId w16cid:paraId="62D8C8F4" w16cid:durableId="7C4CB257"/>
  <w16cid:commentId w16cid:paraId="3F71F0A4" w16cid:durableId="66E0C189"/>
  <w16cid:commentId w16cid:paraId="6C6CD802" w16cid:durableId="50D75DD2"/>
  <w16cid:commentId w16cid:paraId="62BC6268" w16cid:durableId="00EA10F0"/>
  <w16cid:commentId w16cid:paraId="2CF57061" w16cid:durableId="25F1BBE7"/>
  <w16cid:commentId w16cid:paraId="157A0CA4" w16cid:durableId="7F37C68F"/>
  <w16cid:commentId w16cid:paraId="3D87564A" w16cid:durableId="7471CCE6"/>
  <w16cid:commentId w16cid:paraId="5B0ABBE9" w16cid:durableId="13498E9A"/>
  <w16cid:commentId w16cid:paraId="27CA510F" w16cid:durableId="3A6B38B4"/>
  <w16cid:commentId w16cid:paraId="0D9B4E7A" w16cid:durableId="7E2B79FA"/>
  <w16cid:commentId w16cid:paraId="404CD69A" w16cid:durableId="71E1BA4E"/>
  <w16cid:commentId w16cid:paraId="3921A14C" w16cid:durableId="6735217F"/>
  <w16cid:commentId w16cid:paraId="41C5CE6F" w16cid:durableId="68586B39"/>
  <w16cid:commentId w16cid:paraId="7C5C8746" w16cid:durableId="49372A93"/>
  <w16cid:commentId w16cid:paraId="580F4E22" w16cid:durableId="3FA112B5"/>
  <w16cid:commentId w16cid:paraId="0F7C783B" w16cid:durableId="59185E29"/>
  <w16cid:commentId w16cid:paraId="23B72E77" w16cid:durableId="79E573F3"/>
  <w16cid:commentId w16cid:paraId="0AD1A66C" w16cid:durableId="53D0AF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6976" w14:textId="77777777" w:rsidR="00C70988" w:rsidRDefault="00C70988" w:rsidP="00766587">
      <w:r>
        <w:separator/>
      </w:r>
    </w:p>
  </w:endnote>
  <w:endnote w:type="continuationSeparator" w:id="0">
    <w:p w14:paraId="47232DDC" w14:textId="77777777" w:rsidR="00C70988" w:rsidRDefault="00C70988" w:rsidP="00766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BEB6" w14:textId="77777777" w:rsidR="00C70988" w:rsidRDefault="00C70988" w:rsidP="00766587">
      <w:r>
        <w:separator/>
      </w:r>
    </w:p>
  </w:footnote>
  <w:footnote w:type="continuationSeparator" w:id="0">
    <w:p w14:paraId="1DFAC8F0" w14:textId="77777777" w:rsidR="00C70988" w:rsidRDefault="00C70988" w:rsidP="00766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2E34" w14:textId="5EEE7B57" w:rsidR="00766587" w:rsidRDefault="00812241">
    <w:pPr>
      <w:pStyle w:val="Header"/>
    </w:pPr>
    <w:r>
      <w:rPr>
        <w:noProof/>
      </w:rPr>
      <w:drawing>
        <wp:inline distT="0" distB="0" distL="0" distR="0" wp14:anchorId="7DFE901E" wp14:editId="29EBD519">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718"/>
    <w:multiLevelType w:val="hybridMultilevel"/>
    <w:tmpl w:val="D5DE5B14"/>
    <w:lvl w:ilvl="0" w:tplc="8E502D26">
      <w:start w:val="1"/>
      <w:numFmt w:val="upperLetter"/>
      <w:lvlText w:val="%1)"/>
      <w:lvlJc w:val="left"/>
      <w:pPr>
        <w:ind w:left="720" w:hanging="360"/>
      </w:pPr>
    </w:lvl>
    <w:lvl w:ilvl="1" w:tplc="594C33D6">
      <w:start w:val="1"/>
      <w:numFmt w:val="upperLetter"/>
      <w:lvlText w:val="%2)"/>
      <w:lvlJc w:val="left"/>
      <w:pPr>
        <w:ind w:left="720" w:hanging="360"/>
      </w:pPr>
    </w:lvl>
    <w:lvl w:ilvl="2" w:tplc="086A2D94">
      <w:start w:val="1"/>
      <w:numFmt w:val="upperLetter"/>
      <w:lvlText w:val="%3)"/>
      <w:lvlJc w:val="left"/>
      <w:pPr>
        <w:ind w:left="720" w:hanging="360"/>
      </w:pPr>
    </w:lvl>
    <w:lvl w:ilvl="3" w:tplc="F5C4ECE6">
      <w:start w:val="1"/>
      <w:numFmt w:val="upperLetter"/>
      <w:lvlText w:val="%4)"/>
      <w:lvlJc w:val="left"/>
      <w:pPr>
        <w:ind w:left="720" w:hanging="360"/>
      </w:pPr>
    </w:lvl>
    <w:lvl w:ilvl="4" w:tplc="B5AC24D2">
      <w:start w:val="1"/>
      <w:numFmt w:val="upperLetter"/>
      <w:lvlText w:val="%5)"/>
      <w:lvlJc w:val="left"/>
      <w:pPr>
        <w:ind w:left="720" w:hanging="360"/>
      </w:pPr>
    </w:lvl>
    <w:lvl w:ilvl="5" w:tplc="041635FC">
      <w:start w:val="1"/>
      <w:numFmt w:val="upperLetter"/>
      <w:lvlText w:val="%6)"/>
      <w:lvlJc w:val="left"/>
      <w:pPr>
        <w:ind w:left="720" w:hanging="360"/>
      </w:pPr>
    </w:lvl>
    <w:lvl w:ilvl="6" w:tplc="802696AC">
      <w:start w:val="1"/>
      <w:numFmt w:val="upperLetter"/>
      <w:lvlText w:val="%7)"/>
      <w:lvlJc w:val="left"/>
      <w:pPr>
        <w:ind w:left="720" w:hanging="360"/>
      </w:pPr>
    </w:lvl>
    <w:lvl w:ilvl="7" w:tplc="F320A62E">
      <w:start w:val="1"/>
      <w:numFmt w:val="upperLetter"/>
      <w:lvlText w:val="%8)"/>
      <w:lvlJc w:val="left"/>
      <w:pPr>
        <w:ind w:left="720" w:hanging="360"/>
      </w:pPr>
    </w:lvl>
    <w:lvl w:ilvl="8" w:tplc="D2943450">
      <w:start w:val="1"/>
      <w:numFmt w:val="upperLetter"/>
      <w:lvlText w:val="%9)"/>
      <w:lvlJc w:val="left"/>
      <w:pPr>
        <w:ind w:left="720" w:hanging="360"/>
      </w:pPr>
    </w:lvl>
  </w:abstractNum>
  <w:abstractNum w:abstractNumId="1" w15:restartNumberingAfterBreak="0">
    <w:nsid w:val="05BE0609"/>
    <w:multiLevelType w:val="hybridMultilevel"/>
    <w:tmpl w:val="48FE9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F7CA1"/>
    <w:multiLevelType w:val="hybridMultilevel"/>
    <w:tmpl w:val="03D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00841"/>
    <w:multiLevelType w:val="hybridMultilevel"/>
    <w:tmpl w:val="A2423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0340B8"/>
    <w:multiLevelType w:val="hybridMultilevel"/>
    <w:tmpl w:val="0A745D78"/>
    <w:lvl w:ilvl="0" w:tplc="1D3E5256">
      <w:start w:val="1"/>
      <w:numFmt w:val="upperLetter"/>
      <w:lvlText w:val="%1)"/>
      <w:lvlJc w:val="left"/>
      <w:pPr>
        <w:ind w:left="720" w:hanging="360"/>
      </w:pPr>
    </w:lvl>
    <w:lvl w:ilvl="1" w:tplc="002E413A">
      <w:start w:val="1"/>
      <w:numFmt w:val="upperLetter"/>
      <w:lvlText w:val="%2)"/>
      <w:lvlJc w:val="left"/>
      <w:pPr>
        <w:ind w:left="720" w:hanging="360"/>
      </w:pPr>
    </w:lvl>
    <w:lvl w:ilvl="2" w:tplc="B232A9B6">
      <w:start w:val="1"/>
      <w:numFmt w:val="upperLetter"/>
      <w:lvlText w:val="%3)"/>
      <w:lvlJc w:val="left"/>
      <w:pPr>
        <w:ind w:left="720" w:hanging="360"/>
      </w:pPr>
    </w:lvl>
    <w:lvl w:ilvl="3" w:tplc="4B2060D8">
      <w:start w:val="1"/>
      <w:numFmt w:val="upperLetter"/>
      <w:lvlText w:val="%4)"/>
      <w:lvlJc w:val="left"/>
      <w:pPr>
        <w:ind w:left="720" w:hanging="360"/>
      </w:pPr>
    </w:lvl>
    <w:lvl w:ilvl="4" w:tplc="9E98AE2C">
      <w:start w:val="1"/>
      <w:numFmt w:val="upperLetter"/>
      <w:lvlText w:val="%5)"/>
      <w:lvlJc w:val="left"/>
      <w:pPr>
        <w:ind w:left="720" w:hanging="360"/>
      </w:pPr>
    </w:lvl>
    <w:lvl w:ilvl="5" w:tplc="417822C4">
      <w:start w:val="1"/>
      <w:numFmt w:val="upperLetter"/>
      <w:lvlText w:val="%6)"/>
      <w:lvlJc w:val="left"/>
      <w:pPr>
        <w:ind w:left="720" w:hanging="360"/>
      </w:pPr>
    </w:lvl>
    <w:lvl w:ilvl="6" w:tplc="085899EE">
      <w:start w:val="1"/>
      <w:numFmt w:val="upperLetter"/>
      <w:lvlText w:val="%7)"/>
      <w:lvlJc w:val="left"/>
      <w:pPr>
        <w:ind w:left="720" w:hanging="360"/>
      </w:pPr>
    </w:lvl>
    <w:lvl w:ilvl="7" w:tplc="EFA2C8F2">
      <w:start w:val="1"/>
      <w:numFmt w:val="upperLetter"/>
      <w:lvlText w:val="%8)"/>
      <w:lvlJc w:val="left"/>
      <w:pPr>
        <w:ind w:left="720" w:hanging="360"/>
      </w:pPr>
    </w:lvl>
    <w:lvl w:ilvl="8" w:tplc="9256943C">
      <w:start w:val="1"/>
      <w:numFmt w:val="upperLetter"/>
      <w:lvlText w:val="%9)"/>
      <w:lvlJc w:val="left"/>
      <w:pPr>
        <w:ind w:left="720" w:hanging="360"/>
      </w:pPr>
    </w:lvl>
  </w:abstractNum>
  <w:abstractNum w:abstractNumId="5" w15:restartNumberingAfterBreak="0">
    <w:nsid w:val="1B7228A3"/>
    <w:multiLevelType w:val="hybridMultilevel"/>
    <w:tmpl w:val="49C2F948"/>
    <w:lvl w:ilvl="0" w:tplc="EC5888F4">
      <w:start w:val="1"/>
      <w:numFmt w:val="bullet"/>
      <w:lvlText w:val=""/>
      <w:lvlJc w:val="left"/>
      <w:pPr>
        <w:ind w:left="720" w:hanging="360"/>
      </w:pPr>
      <w:rPr>
        <w:rFonts w:ascii="Symbol" w:hAnsi="Symbol"/>
      </w:rPr>
    </w:lvl>
    <w:lvl w:ilvl="1" w:tplc="649AEC3A">
      <w:start w:val="1"/>
      <w:numFmt w:val="bullet"/>
      <w:lvlText w:val=""/>
      <w:lvlJc w:val="left"/>
      <w:pPr>
        <w:ind w:left="720" w:hanging="360"/>
      </w:pPr>
      <w:rPr>
        <w:rFonts w:ascii="Symbol" w:hAnsi="Symbol"/>
      </w:rPr>
    </w:lvl>
    <w:lvl w:ilvl="2" w:tplc="1D56B208">
      <w:start w:val="1"/>
      <w:numFmt w:val="bullet"/>
      <w:lvlText w:val=""/>
      <w:lvlJc w:val="left"/>
      <w:pPr>
        <w:ind w:left="720" w:hanging="360"/>
      </w:pPr>
      <w:rPr>
        <w:rFonts w:ascii="Symbol" w:hAnsi="Symbol"/>
      </w:rPr>
    </w:lvl>
    <w:lvl w:ilvl="3" w:tplc="7C36C8C4">
      <w:start w:val="1"/>
      <w:numFmt w:val="bullet"/>
      <w:lvlText w:val=""/>
      <w:lvlJc w:val="left"/>
      <w:pPr>
        <w:ind w:left="720" w:hanging="360"/>
      </w:pPr>
      <w:rPr>
        <w:rFonts w:ascii="Symbol" w:hAnsi="Symbol"/>
      </w:rPr>
    </w:lvl>
    <w:lvl w:ilvl="4" w:tplc="AF5C0592">
      <w:start w:val="1"/>
      <w:numFmt w:val="bullet"/>
      <w:lvlText w:val=""/>
      <w:lvlJc w:val="left"/>
      <w:pPr>
        <w:ind w:left="720" w:hanging="360"/>
      </w:pPr>
      <w:rPr>
        <w:rFonts w:ascii="Symbol" w:hAnsi="Symbol"/>
      </w:rPr>
    </w:lvl>
    <w:lvl w:ilvl="5" w:tplc="15B8BCD4">
      <w:start w:val="1"/>
      <w:numFmt w:val="bullet"/>
      <w:lvlText w:val=""/>
      <w:lvlJc w:val="left"/>
      <w:pPr>
        <w:ind w:left="720" w:hanging="360"/>
      </w:pPr>
      <w:rPr>
        <w:rFonts w:ascii="Symbol" w:hAnsi="Symbol"/>
      </w:rPr>
    </w:lvl>
    <w:lvl w:ilvl="6" w:tplc="B3CAEFB2">
      <w:start w:val="1"/>
      <w:numFmt w:val="bullet"/>
      <w:lvlText w:val=""/>
      <w:lvlJc w:val="left"/>
      <w:pPr>
        <w:ind w:left="720" w:hanging="360"/>
      </w:pPr>
      <w:rPr>
        <w:rFonts w:ascii="Symbol" w:hAnsi="Symbol"/>
      </w:rPr>
    </w:lvl>
    <w:lvl w:ilvl="7" w:tplc="3850BA28">
      <w:start w:val="1"/>
      <w:numFmt w:val="bullet"/>
      <w:lvlText w:val=""/>
      <w:lvlJc w:val="left"/>
      <w:pPr>
        <w:ind w:left="720" w:hanging="360"/>
      </w:pPr>
      <w:rPr>
        <w:rFonts w:ascii="Symbol" w:hAnsi="Symbol"/>
      </w:rPr>
    </w:lvl>
    <w:lvl w:ilvl="8" w:tplc="0D8ABC5E">
      <w:start w:val="1"/>
      <w:numFmt w:val="bullet"/>
      <w:lvlText w:val=""/>
      <w:lvlJc w:val="left"/>
      <w:pPr>
        <w:ind w:left="720" w:hanging="360"/>
      </w:pPr>
      <w:rPr>
        <w:rFonts w:ascii="Symbol" w:hAnsi="Symbol"/>
      </w:rPr>
    </w:lvl>
  </w:abstractNum>
  <w:abstractNum w:abstractNumId="6" w15:restartNumberingAfterBreak="0">
    <w:nsid w:val="1BA1172B"/>
    <w:multiLevelType w:val="hybridMultilevel"/>
    <w:tmpl w:val="12BACC18"/>
    <w:lvl w:ilvl="0" w:tplc="69B25E04">
      <w:start w:val="1"/>
      <w:numFmt w:val="bullet"/>
      <w:lvlText w:val=""/>
      <w:lvlJc w:val="left"/>
      <w:pPr>
        <w:ind w:left="720" w:hanging="360"/>
      </w:pPr>
      <w:rPr>
        <w:rFonts w:ascii="Symbol" w:hAnsi="Symbol"/>
      </w:rPr>
    </w:lvl>
    <w:lvl w:ilvl="1" w:tplc="42EE27F6">
      <w:start w:val="1"/>
      <w:numFmt w:val="bullet"/>
      <w:lvlText w:val=""/>
      <w:lvlJc w:val="left"/>
      <w:pPr>
        <w:ind w:left="720" w:hanging="360"/>
      </w:pPr>
      <w:rPr>
        <w:rFonts w:ascii="Symbol" w:hAnsi="Symbol"/>
      </w:rPr>
    </w:lvl>
    <w:lvl w:ilvl="2" w:tplc="80C2F39C">
      <w:start w:val="1"/>
      <w:numFmt w:val="bullet"/>
      <w:lvlText w:val=""/>
      <w:lvlJc w:val="left"/>
      <w:pPr>
        <w:ind w:left="720" w:hanging="360"/>
      </w:pPr>
      <w:rPr>
        <w:rFonts w:ascii="Symbol" w:hAnsi="Symbol"/>
      </w:rPr>
    </w:lvl>
    <w:lvl w:ilvl="3" w:tplc="56904110">
      <w:start w:val="1"/>
      <w:numFmt w:val="bullet"/>
      <w:lvlText w:val=""/>
      <w:lvlJc w:val="left"/>
      <w:pPr>
        <w:ind w:left="720" w:hanging="360"/>
      </w:pPr>
      <w:rPr>
        <w:rFonts w:ascii="Symbol" w:hAnsi="Symbol"/>
      </w:rPr>
    </w:lvl>
    <w:lvl w:ilvl="4" w:tplc="5D5E5684">
      <w:start w:val="1"/>
      <w:numFmt w:val="bullet"/>
      <w:lvlText w:val=""/>
      <w:lvlJc w:val="left"/>
      <w:pPr>
        <w:ind w:left="720" w:hanging="360"/>
      </w:pPr>
      <w:rPr>
        <w:rFonts w:ascii="Symbol" w:hAnsi="Symbol"/>
      </w:rPr>
    </w:lvl>
    <w:lvl w:ilvl="5" w:tplc="645ED918">
      <w:start w:val="1"/>
      <w:numFmt w:val="bullet"/>
      <w:lvlText w:val=""/>
      <w:lvlJc w:val="left"/>
      <w:pPr>
        <w:ind w:left="720" w:hanging="360"/>
      </w:pPr>
      <w:rPr>
        <w:rFonts w:ascii="Symbol" w:hAnsi="Symbol"/>
      </w:rPr>
    </w:lvl>
    <w:lvl w:ilvl="6" w:tplc="2FB0EC20">
      <w:start w:val="1"/>
      <w:numFmt w:val="bullet"/>
      <w:lvlText w:val=""/>
      <w:lvlJc w:val="left"/>
      <w:pPr>
        <w:ind w:left="720" w:hanging="360"/>
      </w:pPr>
      <w:rPr>
        <w:rFonts w:ascii="Symbol" w:hAnsi="Symbol"/>
      </w:rPr>
    </w:lvl>
    <w:lvl w:ilvl="7" w:tplc="09427578">
      <w:start w:val="1"/>
      <w:numFmt w:val="bullet"/>
      <w:lvlText w:val=""/>
      <w:lvlJc w:val="left"/>
      <w:pPr>
        <w:ind w:left="720" w:hanging="360"/>
      </w:pPr>
      <w:rPr>
        <w:rFonts w:ascii="Symbol" w:hAnsi="Symbol"/>
      </w:rPr>
    </w:lvl>
    <w:lvl w:ilvl="8" w:tplc="1758F2A2">
      <w:start w:val="1"/>
      <w:numFmt w:val="bullet"/>
      <w:lvlText w:val=""/>
      <w:lvlJc w:val="left"/>
      <w:pPr>
        <w:ind w:left="720" w:hanging="360"/>
      </w:pPr>
      <w:rPr>
        <w:rFonts w:ascii="Symbol" w:hAnsi="Symbol"/>
      </w:rPr>
    </w:lvl>
  </w:abstractNum>
  <w:abstractNum w:abstractNumId="7" w15:restartNumberingAfterBreak="0">
    <w:nsid w:val="2C556903"/>
    <w:multiLevelType w:val="hybridMultilevel"/>
    <w:tmpl w:val="BF26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73EF5"/>
    <w:multiLevelType w:val="hybridMultilevel"/>
    <w:tmpl w:val="19C03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DB3A1E"/>
    <w:multiLevelType w:val="multilevel"/>
    <w:tmpl w:val="C4A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3424E4"/>
    <w:multiLevelType w:val="hybridMultilevel"/>
    <w:tmpl w:val="D6529894"/>
    <w:lvl w:ilvl="0" w:tplc="FD4011F4">
      <w:start w:val="1"/>
      <w:numFmt w:val="bullet"/>
      <w:lvlText w:val=""/>
      <w:lvlJc w:val="left"/>
      <w:pPr>
        <w:ind w:left="720" w:hanging="360"/>
      </w:pPr>
      <w:rPr>
        <w:rFonts w:ascii="Symbol" w:hAnsi="Symbol"/>
      </w:rPr>
    </w:lvl>
    <w:lvl w:ilvl="1" w:tplc="4208BDB2">
      <w:start w:val="1"/>
      <w:numFmt w:val="bullet"/>
      <w:lvlText w:val=""/>
      <w:lvlJc w:val="left"/>
      <w:pPr>
        <w:ind w:left="720" w:hanging="360"/>
      </w:pPr>
      <w:rPr>
        <w:rFonts w:ascii="Symbol" w:hAnsi="Symbol"/>
      </w:rPr>
    </w:lvl>
    <w:lvl w:ilvl="2" w:tplc="CECA94B8">
      <w:start w:val="1"/>
      <w:numFmt w:val="bullet"/>
      <w:lvlText w:val=""/>
      <w:lvlJc w:val="left"/>
      <w:pPr>
        <w:ind w:left="720" w:hanging="360"/>
      </w:pPr>
      <w:rPr>
        <w:rFonts w:ascii="Symbol" w:hAnsi="Symbol"/>
      </w:rPr>
    </w:lvl>
    <w:lvl w:ilvl="3" w:tplc="DC740D12">
      <w:start w:val="1"/>
      <w:numFmt w:val="bullet"/>
      <w:lvlText w:val=""/>
      <w:lvlJc w:val="left"/>
      <w:pPr>
        <w:ind w:left="720" w:hanging="360"/>
      </w:pPr>
      <w:rPr>
        <w:rFonts w:ascii="Symbol" w:hAnsi="Symbol"/>
      </w:rPr>
    </w:lvl>
    <w:lvl w:ilvl="4" w:tplc="A7D05ABA">
      <w:start w:val="1"/>
      <w:numFmt w:val="bullet"/>
      <w:lvlText w:val=""/>
      <w:lvlJc w:val="left"/>
      <w:pPr>
        <w:ind w:left="720" w:hanging="360"/>
      </w:pPr>
      <w:rPr>
        <w:rFonts w:ascii="Symbol" w:hAnsi="Symbol"/>
      </w:rPr>
    </w:lvl>
    <w:lvl w:ilvl="5" w:tplc="069E1F0E">
      <w:start w:val="1"/>
      <w:numFmt w:val="bullet"/>
      <w:lvlText w:val=""/>
      <w:lvlJc w:val="left"/>
      <w:pPr>
        <w:ind w:left="720" w:hanging="360"/>
      </w:pPr>
      <w:rPr>
        <w:rFonts w:ascii="Symbol" w:hAnsi="Symbol"/>
      </w:rPr>
    </w:lvl>
    <w:lvl w:ilvl="6" w:tplc="A292658C">
      <w:start w:val="1"/>
      <w:numFmt w:val="bullet"/>
      <w:lvlText w:val=""/>
      <w:lvlJc w:val="left"/>
      <w:pPr>
        <w:ind w:left="720" w:hanging="360"/>
      </w:pPr>
      <w:rPr>
        <w:rFonts w:ascii="Symbol" w:hAnsi="Symbol"/>
      </w:rPr>
    </w:lvl>
    <w:lvl w:ilvl="7" w:tplc="15826EF2">
      <w:start w:val="1"/>
      <w:numFmt w:val="bullet"/>
      <w:lvlText w:val=""/>
      <w:lvlJc w:val="left"/>
      <w:pPr>
        <w:ind w:left="720" w:hanging="360"/>
      </w:pPr>
      <w:rPr>
        <w:rFonts w:ascii="Symbol" w:hAnsi="Symbol"/>
      </w:rPr>
    </w:lvl>
    <w:lvl w:ilvl="8" w:tplc="A7C8295A">
      <w:start w:val="1"/>
      <w:numFmt w:val="bullet"/>
      <w:lvlText w:val=""/>
      <w:lvlJc w:val="left"/>
      <w:pPr>
        <w:ind w:left="720" w:hanging="360"/>
      </w:pPr>
      <w:rPr>
        <w:rFonts w:ascii="Symbol" w:hAnsi="Symbol"/>
      </w:rPr>
    </w:lvl>
  </w:abstractNum>
  <w:abstractNum w:abstractNumId="11" w15:restartNumberingAfterBreak="0">
    <w:nsid w:val="41256E3F"/>
    <w:multiLevelType w:val="hybridMultilevel"/>
    <w:tmpl w:val="08D40FD8"/>
    <w:lvl w:ilvl="0" w:tplc="04090001">
      <w:start w:val="1"/>
      <w:numFmt w:val="bullet"/>
      <w:lvlText w:val=""/>
      <w:lvlJc w:val="left"/>
      <w:pPr>
        <w:ind w:left="720" w:hanging="360"/>
      </w:pPr>
      <w:rPr>
        <w:rFonts w:ascii="Symbol" w:hAnsi="Symbol" w:hint="default"/>
      </w:rPr>
    </w:lvl>
    <w:lvl w:ilvl="1" w:tplc="3F40ECBA">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B1CE3"/>
    <w:multiLevelType w:val="hybridMultilevel"/>
    <w:tmpl w:val="BF84D078"/>
    <w:lvl w:ilvl="0" w:tplc="217E5AF6">
      <w:start w:val="1"/>
      <w:numFmt w:val="upperLetter"/>
      <w:lvlText w:val="%1)"/>
      <w:lvlJc w:val="left"/>
      <w:pPr>
        <w:ind w:left="720" w:hanging="360"/>
      </w:pPr>
    </w:lvl>
    <w:lvl w:ilvl="1" w:tplc="091A9EDE">
      <w:start w:val="1"/>
      <w:numFmt w:val="upperLetter"/>
      <w:lvlText w:val="%2)"/>
      <w:lvlJc w:val="left"/>
      <w:pPr>
        <w:ind w:left="720" w:hanging="360"/>
      </w:pPr>
    </w:lvl>
    <w:lvl w:ilvl="2" w:tplc="2EF4C6B0">
      <w:start w:val="1"/>
      <w:numFmt w:val="upperLetter"/>
      <w:lvlText w:val="%3)"/>
      <w:lvlJc w:val="left"/>
      <w:pPr>
        <w:ind w:left="720" w:hanging="360"/>
      </w:pPr>
    </w:lvl>
    <w:lvl w:ilvl="3" w:tplc="E2E032B2">
      <w:start w:val="1"/>
      <w:numFmt w:val="upperLetter"/>
      <w:lvlText w:val="%4)"/>
      <w:lvlJc w:val="left"/>
      <w:pPr>
        <w:ind w:left="720" w:hanging="360"/>
      </w:pPr>
    </w:lvl>
    <w:lvl w:ilvl="4" w:tplc="672ED308">
      <w:start w:val="1"/>
      <w:numFmt w:val="upperLetter"/>
      <w:lvlText w:val="%5)"/>
      <w:lvlJc w:val="left"/>
      <w:pPr>
        <w:ind w:left="720" w:hanging="360"/>
      </w:pPr>
    </w:lvl>
    <w:lvl w:ilvl="5" w:tplc="57804404">
      <w:start w:val="1"/>
      <w:numFmt w:val="upperLetter"/>
      <w:lvlText w:val="%6)"/>
      <w:lvlJc w:val="left"/>
      <w:pPr>
        <w:ind w:left="720" w:hanging="360"/>
      </w:pPr>
    </w:lvl>
    <w:lvl w:ilvl="6" w:tplc="E2BA93DA">
      <w:start w:val="1"/>
      <w:numFmt w:val="upperLetter"/>
      <w:lvlText w:val="%7)"/>
      <w:lvlJc w:val="left"/>
      <w:pPr>
        <w:ind w:left="720" w:hanging="360"/>
      </w:pPr>
    </w:lvl>
    <w:lvl w:ilvl="7" w:tplc="8476219E">
      <w:start w:val="1"/>
      <w:numFmt w:val="upperLetter"/>
      <w:lvlText w:val="%8)"/>
      <w:lvlJc w:val="left"/>
      <w:pPr>
        <w:ind w:left="720" w:hanging="360"/>
      </w:pPr>
    </w:lvl>
    <w:lvl w:ilvl="8" w:tplc="3404CCC4">
      <w:start w:val="1"/>
      <w:numFmt w:val="upperLetter"/>
      <w:lvlText w:val="%9)"/>
      <w:lvlJc w:val="left"/>
      <w:pPr>
        <w:ind w:left="720" w:hanging="360"/>
      </w:pPr>
    </w:lvl>
  </w:abstractNum>
  <w:abstractNum w:abstractNumId="13" w15:restartNumberingAfterBreak="0">
    <w:nsid w:val="46FB40D4"/>
    <w:multiLevelType w:val="multilevel"/>
    <w:tmpl w:val="857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535D4"/>
    <w:multiLevelType w:val="hybridMultilevel"/>
    <w:tmpl w:val="662890AC"/>
    <w:lvl w:ilvl="0" w:tplc="A62C9926">
      <w:start w:val="1"/>
      <w:numFmt w:val="upperLetter"/>
      <w:lvlText w:val="%1)"/>
      <w:lvlJc w:val="left"/>
      <w:pPr>
        <w:ind w:left="720" w:hanging="360"/>
      </w:pPr>
    </w:lvl>
    <w:lvl w:ilvl="1" w:tplc="EB14ECB2">
      <w:start w:val="1"/>
      <w:numFmt w:val="upperLetter"/>
      <w:lvlText w:val="%2)"/>
      <w:lvlJc w:val="left"/>
      <w:pPr>
        <w:ind w:left="720" w:hanging="360"/>
      </w:pPr>
    </w:lvl>
    <w:lvl w:ilvl="2" w:tplc="EC9E0010">
      <w:start w:val="1"/>
      <w:numFmt w:val="upperLetter"/>
      <w:lvlText w:val="%3)"/>
      <w:lvlJc w:val="left"/>
      <w:pPr>
        <w:ind w:left="720" w:hanging="360"/>
      </w:pPr>
    </w:lvl>
    <w:lvl w:ilvl="3" w:tplc="E0C45620">
      <w:start w:val="1"/>
      <w:numFmt w:val="upperLetter"/>
      <w:lvlText w:val="%4)"/>
      <w:lvlJc w:val="left"/>
      <w:pPr>
        <w:ind w:left="720" w:hanging="360"/>
      </w:pPr>
    </w:lvl>
    <w:lvl w:ilvl="4" w:tplc="9EB4DA2A">
      <w:start w:val="1"/>
      <w:numFmt w:val="upperLetter"/>
      <w:lvlText w:val="%5)"/>
      <w:lvlJc w:val="left"/>
      <w:pPr>
        <w:ind w:left="720" w:hanging="360"/>
      </w:pPr>
    </w:lvl>
    <w:lvl w:ilvl="5" w:tplc="F7DA31C0">
      <w:start w:val="1"/>
      <w:numFmt w:val="upperLetter"/>
      <w:lvlText w:val="%6)"/>
      <w:lvlJc w:val="left"/>
      <w:pPr>
        <w:ind w:left="720" w:hanging="360"/>
      </w:pPr>
    </w:lvl>
    <w:lvl w:ilvl="6" w:tplc="11BE1086">
      <w:start w:val="1"/>
      <w:numFmt w:val="upperLetter"/>
      <w:lvlText w:val="%7)"/>
      <w:lvlJc w:val="left"/>
      <w:pPr>
        <w:ind w:left="720" w:hanging="360"/>
      </w:pPr>
    </w:lvl>
    <w:lvl w:ilvl="7" w:tplc="394C8C24">
      <w:start w:val="1"/>
      <w:numFmt w:val="upperLetter"/>
      <w:lvlText w:val="%8)"/>
      <w:lvlJc w:val="left"/>
      <w:pPr>
        <w:ind w:left="720" w:hanging="360"/>
      </w:pPr>
    </w:lvl>
    <w:lvl w:ilvl="8" w:tplc="B032DA46">
      <w:start w:val="1"/>
      <w:numFmt w:val="upperLetter"/>
      <w:lvlText w:val="%9)"/>
      <w:lvlJc w:val="left"/>
      <w:pPr>
        <w:ind w:left="720" w:hanging="360"/>
      </w:pPr>
    </w:lvl>
  </w:abstractNum>
  <w:abstractNum w:abstractNumId="15" w15:restartNumberingAfterBreak="0">
    <w:nsid w:val="63F874B4"/>
    <w:multiLevelType w:val="hybridMultilevel"/>
    <w:tmpl w:val="C8BA4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4B33FD"/>
    <w:multiLevelType w:val="hybridMultilevel"/>
    <w:tmpl w:val="5A6A1E92"/>
    <w:lvl w:ilvl="0" w:tplc="4C00F404">
      <w:start w:val="1"/>
      <w:numFmt w:val="upperLetter"/>
      <w:lvlText w:val="%1)"/>
      <w:lvlJc w:val="left"/>
      <w:pPr>
        <w:ind w:left="720" w:hanging="360"/>
      </w:pPr>
    </w:lvl>
    <w:lvl w:ilvl="1" w:tplc="F25EC35C">
      <w:start w:val="1"/>
      <w:numFmt w:val="upperLetter"/>
      <w:lvlText w:val="%2)"/>
      <w:lvlJc w:val="left"/>
      <w:pPr>
        <w:ind w:left="720" w:hanging="360"/>
      </w:pPr>
    </w:lvl>
    <w:lvl w:ilvl="2" w:tplc="166A3CDA">
      <w:start w:val="1"/>
      <w:numFmt w:val="upperLetter"/>
      <w:lvlText w:val="%3)"/>
      <w:lvlJc w:val="left"/>
      <w:pPr>
        <w:ind w:left="720" w:hanging="360"/>
      </w:pPr>
    </w:lvl>
    <w:lvl w:ilvl="3" w:tplc="C54A607A">
      <w:start w:val="1"/>
      <w:numFmt w:val="upperLetter"/>
      <w:lvlText w:val="%4)"/>
      <w:lvlJc w:val="left"/>
      <w:pPr>
        <w:ind w:left="720" w:hanging="360"/>
      </w:pPr>
    </w:lvl>
    <w:lvl w:ilvl="4" w:tplc="8FF41F4C">
      <w:start w:val="1"/>
      <w:numFmt w:val="upperLetter"/>
      <w:lvlText w:val="%5)"/>
      <w:lvlJc w:val="left"/>
      <w:pPr>
        <w:ind w:left="720" w:hanging="360"/>
      </w:pPr>
    </w:lvl>
    <w:lvl w:ilvl="5" w:tplc="17A0D40E">
      <w:start w:val="1"/>
      <w:numFmt w:val="upperLetter"/>
      <w:lvlText w:val="%6)"/>
      <w:lvlJc w:val="left"/>
      <w:pPr>
        <w:ind w:left="720" w:hanging="360"/>
      </w:pPr>
    </w:lvl>
    <w:lvl w:ilvl="6" w:tplc="B29A5C9E">
      <w:start w:val="1"/>
      <w:numFmt w:val="upperLetter"/>
      <w:lvlText w:val="%7)"/>
      <w:lvlJc w:val="left"/>
      <w:pPr>
        <w:ind w:left="720" w:hanging="360"/>
      </w:pPr>
    </w:lvl>
    <w:lvl w:ilvl="7" w:tplc="7076D242">
      <w:start w:val="1"/>
      <w:numFmt w:val="upperLetter"/>
      <w:lvlText w:val="%8)"/>
      <w:lvlJc w:val="left"/>
      <w:pPr>
        <w:ind w:left="720" w:hanging="360"/>
      </w:pPr>
    </w:lvl>
    <w:lvl w:ilvl="8" w:tplc="EB14F59C">
      <w:start w:val="1"/>
      <w:numFmt w:val="upperLetter"/>
      <w:lvlText w:val="%9)"/>
      <w:lvlJc w:val="left"/>
      <w:pPr>
        <w:ind w:left="720" w:hanging="360"/>
      </w:pPr>
    </w:lvl>
  </w:abstractNum>
  <w:abstractNum w:abstractNumId="17" w15:restartNumberingAfterBreak="0">
    <w:nsid w:val="7C1E5E70"/>
    <w:multiLevelType w:val="hybridMultilevel"/>
    <w:tmpl w:val="828A876A"/>
    <w:lvl w:ilvl="0" w:tplc="967828D4">
      <w:start w:val="1"/>
      <w:numFmt w:val="bullet"/>
      <w:lvlText w:val=""/>
      <w:lvlJc w:val="left"/>
      <w:pPr>
        <w:ind w:left="720" w:hanging="360"/>
      </w:pPr>
      <w:rPr>
        <w:rFonts w:ascii="Symbol" w:hAnsi="Symbol"/>
      </w:rPr>
    </w:lvl>
    <w:lvl w:ilvl="1" w:tplc="D4069BD2">
      <w:start w:val="1"/>
      <w:numFmt w:val="bullet"/>
      <w:lvlText w:val=""/>
      <w:lvlJc w:val="left"/>
      <w:pPr>
        <w:ind w:left="720" w:hanging="360"/>
      </w:pPr>
      <w:rPr>
        <w:rFonts w:ascii="Symbol" w:hAnsi="Symbol"/>
      </w:rPr>
    </w:lvl>
    <w:lvl w:ilvl="2" w:tplc="44724A58">
      <w:start w:val="1"/>
      <w:numFmt w:val="bullet"/>
      <w:lvlText w:val=""/>
      <w:lvlJc w:val="left"/>
      <w:pPr>
        <w:ind w:left="720" w:hanging="360"/>
      </w:pPr>
      <w:rPr>
        <w:rFonts w:ascii="Symbol" w:hAnsi="Symbol"/>
      </w:rPr>
    </w:lvl>
    <w:lvl w:ilvl="3" w:tplc="A82042CA">
      <w:start w:val="1"/>
      <w:numFmt w:val="bullet"/>
      <w:lvlText w:val=""/>
      <w:lvlJc w:val="left"/>
      <w:pPr>
        <w:ind w:left="720" w:hanging="360"/>
      </w:pPr>
      <w:rPr>
        <w:rFonts w:ascii="Symbol" w:hAnsi="Symbol"/>
      </w:rPr>
    </w:lvl>
    <w:lvl w:ilvl="4" w:tplc="D2D26908">
      <w:start w:val="1"/>
      <w:numFmt w:val="bullet"/>
      <w:lvlText w:val=""/>
      <w:lvlJc w:val="left"/>
      <w:pPr>
        <w:ind w:left="720" w:hanging="360"/>
      </w:pPr>
      <w:rPr>
        <w:rFonts w:ascii="Symbol" w:hAnsi="Symbol"/>
      </w:rPr>
    </w:lvl>
    <w:lvl w:ilvl="5" w:tplc="F68E3A78">
      <w:start w:val="1"/>
      <w:numFmt w:val="bullet"/>
      <w:lvlText w:val=""/>
      <w:lvlJc w:val="left"/>
      <w:pPr>
        <w:ind w:left="720" w:hanging="360"/>
      </w:pPr>
      <w:rPr>
        <w:rFonts w:ascii="Symbol" w:hAnsi="Symbol"/>
      </w:rPr>
    </w:lvl>
    <w:lvl w:ilvl="6" w:tplc="7A44F13C">
      <w:start w:val="1"/>
      <w:numFmt w:val="bullet"/>
      <w:lvlText w:val=""/>
      <w:lvlJc w:val="left"/>
      <w:pPr>
        <w:ind w:left="720" w:hanging="360"/>
      </w:pPr>
      <w:rPr>
        <w:rFonts w:ascii="Symbol" w:hAnsi="Symbol"/>
      </w:rPr>
    </w:lvl>
    <w:lvl w:ilvl="7" w:tplc="2208D178">
      <w:start w:val="1"/>
      <w:numFmt w:val="bullet"/>
      <w:lvlText w:val=""/>
      <w:lvlJc w:val="left"/>
      <w:pPr>
        <w:ind w:left="720" w:hanging="360"/>
      </w:pPr>
      <w:rPr>
        <w:rFonts w:ascii="Symbol" w:hAnsi="Symbol"/>
      </w:rPr>
    </w:lvl>
    <w:lvl w:ilvl="8" w:tplc="A406008A">
      <w:start w:val="1"/>
      <w:numFmt w:val="bullet"/>
      <w:lvlText w:val=""/>
      <w:lvlJc w:val="left"/>
      <w:pPr>
        <w:ind w:left="720" w:hanging="360"/>
      </w:pPr>
      <w:rPr>
        <w:rFonts w:ascii="Symbol" w:hAnsi="Symbol"/>
      </w:rPr>
    </w:lvl>
  </w:abstractNum>
  <w:num w:numId="1" w16cid:durableId="57214261">
    <w:abstractNumId w:val="15"/>
  </w:num>
  <w:num w:numId="2" w16cid:durableId="1120950592">
    <w:abstractNumId w:val="13"/>
  </w:num>
  <w:num w:numId="3" w16cid:durableId="1202478886">
    <w:abstractNumId w:val="9"/>
  </w:num>
  <w:num w:numId="4" w16cid:durableId="311720260">
    <w:abstractNumId w:val="17"/>
  </w:num>
  <w:num w:numId="5" w16cid:durableId="1587693919">
    <w:abstractNumId w:val="6"/>
  </w:num>
  <w:num w:numId="6" w16cid:durableId="194080337">
    <w:abstractNumId w:val="5"/>
  </w:num>
  <w:num w:numId="7" w16cid:durableId="1461729291">
    <w:abstractNumId w:val="10"/>
  </w:num>
  <w:num w:numId="8" w16cid:durableId="138808351">
    <w:abstractNumId w:val="11"/>
  </w:num>
  <w:num w:numId="9" w16cid:durableId="626156774">
    <w:abstractNumId w:val="3"/>
  </w:num>
  <w:num w:numId="10" w16cid:durableId="215246144">
    <w:abstractNumId w:val="2"/>
  </w:num>
  <w:num w:numId="11" w16cid:durableId="1144659088">
    <w:abstractNumId w:val="1"/>
  </w:num>
  <w:num w:numId="12" w16cid:durableId="2088963970">
    <w:abstractNumId w:val="8"/>
  </w:num>
  <w:num w:numId="13" w16cid:durableId="878932410">
    <w:abstractNumId w:val="0"/>
  </w:num>
  <w:num w:numId="14" w16cid:durableId="2070152501">
    <w:abstractNumId w:val="12"/>
  </w:num>
  <w:num w:numId="15" w16cid:durableId="475607786">
    <w:abstractNumId w:val="14"/>
  </w:num>
  <w:num w:numId="16" w16cid:durableId="857816860">
    <w:abstractNumId w:val="4"/>
  </w:num>
  <w:num w:numId="17" w16cid:durableId="75711211">
    <w:abstractNumId w:val="16"/>
  </w:num>
  <w:num w:numId="18" w16cid:durableId="406192979">
    <w:abstractNumId w:val="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ttany Torres">
    <w15:presenceInfo w15:providerId="AD" w15:userId="S::brittany.torres@newcoursecc.com::a2120196-60ee-4bef-a146-0ab9c3860a56"/>
  </w15:person>
  <w15:person w15:author="Jeanette Work">
    <w15:presenceInfo w15:providerId="AD" w15:userId="S::jeanette.work@newcoursecc.com::fda6f6a1-6661-44b6-8cf0-631f40bdb52f"/>
  </w15:person>
  <w15:person w15:author="Terry Ann Akers">
    <w15:presenceInfo w15:providerId="AD" w15:userId="S::TerryAnn.Akers@newcoursecc.com::114b4f6b-1f4b-42f8-b4d6-15dcfb338efc"/>
  </w15:person>
  <w15:person w15:author="Becker, Kylie">
    <w15:presenceInfo w15:providerId="AD" w15:userId="S::Kjtucker@commercebank.com::0bc48a01-13ef-4d69-a200-b3c2d3c170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87"/>
    <w:rsid w:val="00002A97"/>
    <w:rsid w:val="00025F8D"/>
    <w:rsid w:val="00031260"/>
    <w:rsid w:val="0003222F"/>
    <w:rsid w:val="000709DE"/>
    <w:rsid w:val="00075EDC"/>
    <w:rsid w:val="000805F7"/>
    <w:rsid w:val="00083F63"/>
    <w:rsid w:val="00085202"/>
    <w:rsid w:val="00091188"/>
    <w:rsid w:val="00092A0B"/>
    <w:rsid w:val="00094A37"/>
    <w:rsid w:val="000A21DE"/>
    <w:rsid w:val="000B16B6"/>
    <w:rsid w:val="000B30D9"/>
    <w:rsid w:val="000C6EAD"/>
    <w:rsid w:val="000D3D43"/>
    <w:rsid w:val="000E0751"/>
    <w:rsid w:val="000F25AC"/>
    <w:rsid w:val="000F2B77"/>
    <w:rsid w:val="000F517C"/>
    <w:rsid w:val="00106ADB"/>
    <w:rsid w:val="00122DBC"/>
    <w:rsid w:val="001234A5"/>
    <w:rsid w:val="0013555E"/>
    <w:rsid w:val="001442E5"/>
    <w:rsid w:val="00150DFF"/>
    <w:rsid w:val="00154FD9"/>
    <w:rsid w:val="001615C0"/>
    <w:rsid w:val="0016370F"/>
    <w:rsid w:val="00166293"/>
    <w:rsid w:val="00171225"/>
    <w:rsid w:val="00175689"/>
    <w:rsid w:val="00180295"/>
    <w:rsid w:val="00185682"/>
    <w:rsid w:val="00191DE5"/>
    <w:rsid w:val="0019546F"/>
    <w:rsid w:val="001A4565"/>
    <w:rsid w:val="001C12DD"/>
    <w:rsid w:val="001C48C1"/>
    <w:rsid w:val="001D5010"/>
    <w:rsid w:val="001D6AE7"/>
    <w:rsid w:val="001D742A"/>
    <w:rsid w:val="001D77DD"/>
    <w:rsid w:val="001E2F74"/>
    <w:rsid w:val="001F3AC4"/>
    <w:rsid w:val="0020434E"/>
    <w:rsid w:val="00204707"/>
    <w:rsid w:val="002056ED"/>
    <w:rsid w:val="00210587"/>
    <w:rsid w:val="00223008"/>
    <w:rsid w:val="0023629C"/>
    <w:rsid w:val="00252C30"/>
    <w:rsid w:val="002556C9"/>
    <w:rsid w:val="002600D7"/>
    <w:rsid w:val="0027260A"/>
    <w:rsid w:val="002729CB"/>
    <w:rsid w:val="00273E1A"/>
    <w:rsid w:val="00274DBA"/>
    <w:rsid w:val="0027705A"/>
    <w:rsid w:val="00282C90"/>
    <w:rsid w:val="00283BDC"/>
    <w:rsid w:val="00285E9E"/>
    <w:rsid w:val="00293226"/>
    <w:rsid w:val="00294387"/>
    <w:rsid w:val="00294764"/>
    <w:rsid w:val="002A0F2E"/>
    <w:rsid w:val="002A20D4"/>
    <w:rsid w:val="002A3B95"/>
    <w:rsid w:val="002A5968"/>
    <w:rsid w:val="002B0EDF"/>
    <w:rsid w:val="002B3794"/>
    <w:rsid w:val="002C3353"/>
    <w:rsid w:val="002D2F21"/>
    <w:rsid w:val="00302388"/>
    <w:rsid w:val="0030376D"/>
    <w:rsid w:val="00305B4D"/>
    <w:rsid w:val="00310B21"/>
    <w:rsid w:val="00311ADD"/>
    <w:rsid w:val="00323D17"/>
    <w:rsid w:val="00326058"/>
    <w:rsid w:val="00342C2E"/>
    <w:rsid w:val="00343205"/>
    <w:rsid w:val="003470D6"/>
    <w:rsid w:val="003532B3"/>
    <w:rsid w:val="00361458"/>
    <w:rsid w:val="0036684B"/>
    <w:rsid w:val="00377A6F"/>
    <w:rsid w:val="00386225"/>
    <w:rsid w:val="00390D40"/>
    <w:rsid w:val="00396004"/>
    <w:rsid w:val="003A4091"/>
    <w:rsid w:val="003A766F"/>
    <w:rsid w:val="003B0F25"/>
    <w:rsid w:val="003B5B48"/>
    <w:rsid w:val="003B6BF5"/>
    <w:rsid w:val="003B725F"/>
    <w:rsid w:val="003C1CAF"/>
    <w:rsid w:val="003C50B0"/>
    <w:rsid w:val="003E29D1"/>
    <w:rsid w:val="003E2A31"/>
    <w:rsid w:val="003E7F00"/>
    <w:rsid w:val="003F0809"/>
    <w:rsid w:val="003F23EB"/>
    <w:rsid w:val="003F2D81"/>
    <w:rsid w:val="003F360A"/>
    <w:rsid w:val="003F4361"/>
    <w:rsid w:val="003F754F"/>
    <w:rsid w:val="00424F44"/>
    <w:rsid w:val="00431907"/>
    <w:rsid w:val="0043508A"/>
    <w:rsid w:val="00437555"/>
    <w:rsid w:val="00441F65"/>
    <w:rsid w:val="00442FE7"/>
    <w:rsid w:val="00445A4E"/>
    <w:rsid w:val="0045611B"/>
    <w:rsid w:val="004579B6"/>
    <w:rsid w:val="004717CE"/>
    <w:rsid w:val="004827E8"/>
    <w:rsid w:val="00487A3A"/>
    <w:rsid w:val="00497285"/>
    <w:rsid w:val="004A2A1C"/>
    <w:rsid w:val="004A2A63"/>
    <w:rsid w:val="004A7363"/>
    <w:rsid w:val="004B1A3D"/>
    <w:rsid w:val="004B24ED"/>
    <w:rsid w:val="004C46DF"/>
    <w:rsid w:val="004D741A"/>
    <w:rsid w:val="004E5059"/>
    <w:rsid w:val="004F0CA1"/>
    <w:rsid w:val="004F114F"/>
    <w:rsid w:val="00512E03"/>
    <w:rsid w:val="005245CD"/>
    <w:rsid w:val="00525BDC"/>
    <w:rsid w:val="00526376"/>
    <w:rsid w:val="00527C18"/>
    <w:rsid w:val="005361F6"/>
    <w:rsid w:val="005548E3"/>
    <w:rsid w:val="00560CC5"/>
    <w:rsid w:val="00570249"/>
    <w:rsid w:val="00571E30"/>
    <w:rsid w:val="0057513B"/>
    <w:rsid w:val="00575E24"/>
    <w:rsid w:val="0057747B"/>
    <w:rsid w:val="005804EE"/>
    <w:rsid w:val="005911CA"/>
    <w:rsid w:val="005B5DEF"/>
    <w:rsid w:val="005B6021"/>
    <w:rsid w:val="005D0170"/>
    <w:rsid w:val="005D6C80"/>
    <w:rsid w:val="005E1924"/>
    <w:rsid w:val="005E4B62"/>
    <w:rsid w:val="005F1BB7"/>
    <w:rsid w:val="006072BF"/>
    <w:rsid w:val="00635853"/>
    <w:rsid w:val="006368C8"/>
    <w:rsid w:val="006468DB"/>
    <w:rsid w:val="00650F6A"/>
    <w:rsid w:val="0065153A"/>
    <w:rsid w:val="006521A7"/>
    <w:rsid w:val="006529B8"/>
    <w:rsid w:val="006536BD"/>
    <w:rsid w:val="0065387B"/>
    <w:rsid w:val="00662BAD"/>
    <w:rsid w:val="00662DE6"/>
    <w:rsid w:val="00674441"/>
    <w:rsid w:val="006773AC"/>
    <w:rsid w:val="00682D59"/>
    <w:rsid w:val="00682F84"/>
    <w:rsid w:val="0069006E"/>
    <w:rsid w:val="00693DCE"/>
    <w:rsid w:val="00696693"/>
    <w:rsid w:val="006A521D"/>
    <w:rsid w:val="006A7A2F"/>
    <w:rsid w:val="006B09AE"/>
    <w:rsid w:val="006B6D57"/>
    <w:rsid w:val="006C2511"/>
    <w:rsid w:val="006D3743"/>
    <w:rsid w:val="006F3AD9"/>
    <w:rsid w:val="006F6F38"/>
    <w:rsid w:val="0070128A"/>
    <w:rsid w:val="0070404C"/>
    <w:rsid w:val="0071632D"/>
    <w:rsid w:val="00725D67"/>
    <w:rsid w:val="00727ED7"/>
    <w:rsid w:val="007308BD"/>
    <w:rsid w:val="00731B39"/>
    <w:rsid w:val="00736747"/>
    <w:rsid w:val="00745FAE"/>
    <w:rsid w:val="007606AA"/>
    <w:rsid w:val="007623BA"/>
    <w:rsid w:val="00766587"/>
    <w:rsid w:val="00766EAA"/>
    <w:rsid w:val="00770C94"/>
    <w:rsid w:val="00780804"/>
    <w:rsid w:val="00780A8C"/>
    <w:rsid w:val="00786AB3"/>
    <w:rsid w:val="00786ECB"/>
    <w:rsid w:val="007936DB"/>
    <w:rsid w:val="00796704"/>
    <w:rsid w:val="007A19FA"/>
    <w:rsid w:val="007C4A1F"/>
    <w:rsid w:val="007C55A6"/>
    <w:rsid w:val="007D7007"/>
    <w:rsid w:val="007E023C"/>
    <w:rsid w:val="007F1ED7"/>
    <w:rsid w:val="007F5CEF"/>
    <w:rsid w:val="00812241"/>
    <w:rsid w:val="008146E0"/>
    <w:rsid w:val="00815DEC"/>
    <w:rsid w:val="008160A5"/>
    <w:rsid w:val="00817E9E"/>
    <w:rsid w:val="0082276F"/>
    <w:rsid w:val="00825E47"/>
    <w:rsid w:val="00831C17"/>
    <w:rsid w:val="00834661"/>
    <w:rsid w:val="00841618"/>
    <w:rsid w:val="008441E5"/>
    <w:rsid w:val="00846BF5"/>
    <w:rsid w:val="00865E58"/>
    <w:rsid w:val="008679D6"/>
    <w:rsid w:val="008808DA"/>
    <w:rsid w:val="00880CC4"/>
    <w:rsid w:val="00885256"/>
    <w:rsid w:val="00887008"/>
    <w:rsid w:val="008B73BA"/>
    <w:rsid w:val="008C0754"/>
    <w:rsid w:val="008D6994"/>
    <w:rsid w:val="008E7294"/>
    <w:rsid w:val="008F6B2F"/>
    <w:rsid w:val="00903F7E"/>
    <w:rsid w:val="00904009"/>
    <w:rsid w:val="009137B5"/>
    <w:rsid w:val="00917CE8"/>
    <w:rsid w:val="00920D50"/>
    <w:rsid w:val="00921EF8"/>
    <w:rsid w:val="0092222A"/>
    <w:rsid w:val="00923169"/>
    <w:rsid w:val="00924E9A"/>
    <w:rsid w:val="00940752"/>
    <w:rsid w:val="00944691"/>
    <w:rsid w:val="00944F4B"/>
    <w:rsid w:val="00950467"/>
    <w:rsid w:val="00950899"/>
    <w:rsid w:val="009722A6"/>
    <w:rsid w:val="009767C5"/>
    <w:rsid w:val="00983B98"/>
    <w:rsid w:val="009903B7"/>
    <w:rsid w:val="00990BD1"/>
    <w:rsid w:val="00995E99"/>
    <w:rsid w:val="009A485E"/>
    <w:rsid w:val="009A7FFA"/>
    <w:rsid w:val="009B0A34"/>
    <w:rsid w:val="009B2384"/>
    <w:rsid w:val="009B34CD"/>
    <w:rsid w:val="009B647F"/>
    <w:rsid w:val="009C0E07"/>
    <w:rsid w:val="009C3F52"/>
    <w:rsid w:val="009E451C"/>
    <w:rsid w:val="009E5654"/>
    <w:rsid w:val="009F3631"/>
    <w:rsid w:val="009F3831"/>
    <w:rsid w:val="00A002FB"/>
    <w:rsid w:val="00A02096"/>
    <w:rsid w:val="00A11F1C"/>
    <w:rsid w:val="00A274CE"/>
    <w:rsid w:val="00A32C7E"/>
    <w:rsid w:val="00A35750"/>
    <w:rsid w:val="00A35D14"/>
    <w:rsid w:val="00A47C0E"/>
    <w:rsid w:val="00A5077D"/>
    <w:rsid w:val="00A5123A"/>
    <w:rsid w:val="00A5176D"/>
    <w:rsid w:val="00A60ECE"/>
    <w:rsid w:val="00A65AD3"/>
    <w:rsid w:val="00A66007"/>
    <w:rsid w:val="00A80A05"/>
    <w:rsid w:val="00A85250"/>
    <w:rsid w:val="00A85671"/>
    <w:rsid w:val="00A85AC7"/>
    <w:rsid w:val="00A9006A"/>
    <w:rsid w:val="00A919AB"/>
    <w:rsid w:val="00A91D5C"/>
    <w:rsid w:val="00AA3297"/>
    <w:rsid w:val="00AB3AF3"/>
    <w:rsid w:val="00AB3CE4"/>
    <w:rsid w:val="00AC5757"/>
    <w:rsid w:val="00AD309A"/>
    <w:rsid w:val="00AD6EAF"/>
    <w:rsid w:val="00AD7DEC"/>
    <w:rsid w:val="00AF0FCD"/>
    <w:rsid w:val="00AF30A0"/>
    <w:rsid w:val="00B02612"/>
    <w:rsid w:val="00B06102"/>
    <w:rsid w:val="00B10178"/>
    <w:rsid w:val="00B11C73"/>
    <w:rsid w:val="00B13255"/>
    <w:rsid w:val="00B316A2"/>
    <w:rsid w:val="00B33081"/>
    <w:rsid w:val="00B43EE7"/>
    <w:rsid w:val="00B44F9D"/>
    <w:rsid w:val="00B57EBD"/>
    <w:rsid w:val="00B7334B"/>
    <w:rsid w:val="00B84E9E"/>
    <w:rsid w:val="00B922E7"/>
    <w:rsid w:val="00BA7E1A"/>
    <w:rsid w:val="00BB1D63"/>
    <w:rsid w:val="00BB1DB2"/>
    <w:rsid w:val="00BB379F"/>
    <w:rsid w:val="00BD6F6B"/>
    <w:rsid w:val="00BE1EA1"/>
    <w:rsid w:val="00BE733A"/>
    <w:rsid w:val="00BF14AD"/>
    <w:rsid w:val="00C0449D"/>
    <w:rsid w:val="00C07724"/>
    <w:rsid w:val="00C07DCC"/>
    <w:rsid w:val="00C30499"/>
    <w:rsid w:val="00C30EF0"/>
    <w:rsid w:val="00C32D14"/>
    <w:rsid w:val="00C3583D"/>
    <w:rsid w:val="00C37CDB"/>
    <w:rsid w:val="00C4299C"/>
    <w:rsid w:val="00C42AC5"/>
    <w:rsid w:val="00C46268"/>
    <w:rsid w:val="00C561C3"/>
    <w:rsid w:val="00C57354"/>
    <w:rsid w:val="00C70717"/>
    <w:rsid w:val="00C70988"/>
    <w:rsid w:val="00C84ECF"/>
    <w:rsid w:val="00C912A3"/>
    <w:rsid w:val="00C94F8C"/>
    <w:rsid w:val="00CA12CD"/>
    <w:rsid w:val="00CA4862"/>
    <w:rsid w:val="00CB316B"/>
    <w:rsid w:val="00CC0EAE"/>
    <w:rsid w:val="00CC30E3"/>
    <w:rsid w:val="00CD4D05"/>
    <w:rsid w:val="00CD5741"/>
    <w:rsid w:val="00CD599D"/>
    <w:rsid w:val="00CE7530"/>
    <w:rsid w:val="00CF310A"/>
    <w:rsid w:val="00CF49C8"/>
    <w:rsid w:val="00CF7C64"/>
    <w:rsid w:val="00D03B9A"/>
    <w:rsid w:val="00D23AA5"/>
    <w:rsid w:val="00D263C3"/>
    <w:rsid w:val="00D27A88"/>
    <w:rsid w:val="00D479C2"/>
    <w:rsid w:val="00D57873"/>
    <w:rsid w:val="00D8136F"/>
    <w:rsid w:val="00D848D8"/>
    <w:rsid w:val="00D86B61"/>
    <w:rsid w:val="00D90C27"/>
    <w:rsid w:val="00DA3889"/>
    <w:rsid w:val="00DC7BDC"/>
    <w:rsid w:val="00DD6910"/>
    <w:rsid w:val="00DD6C89"/>
    <w:rsid w:val="00DF295A"/>
    <w:rsid w:val="00E00D9E"/>
    <w:rsid w:val="00E04397"/>
    <w:rsid w:val="00E15C92"/>
    <w:rsid w:val="00E21481"/>
    <w:rsid w:val="00E22B9C"/>
    <w:rsid w:val="00E24F2E"/>
    <w:rsid w:val="00E31DB9"/>
    <w:rsid w:val="00E32C8B"/>
    <w:rsid w:val="00E36411"/>
    <w:rsid w:val="00E4471D"/>
    <w:rsid w:val="00E519C5"/>
    <w:rsid w:val="00E52C0D"/>
    <w:rsid w:val="00E53E33"/>
    <w:rsid w:val="00E54B9F"/>
    <w:rsid w:val="00E6543D"/>
    <w:rsid w:val="00E81933"/>
    <w:rsid w:val="00E82A7A"/>
    <w:rsid w:val="00E87128"/>
    <w:rsid w:val="00E92D2E"/>
    <w:rsid w:val="00EA2FDA"/>
    <w:rsid w:val="00EA46D8"/>
    <w:rsid w:val="00EA4CA2"/>
    <w:rsid w:val="00EA5677"/>
    <w:rsid w:val="00EA78F9"/>
    <w:rsid w:val="00EB1AD4"/>
    <w:rsid w:val="00EB560D"/>
    <w:rsid w:val="00ED4F7D"/>
    <w:rsid w:val="00EF1D5C"/>
    <w:rsid w:val="00EF3362"/>
    <w:rsid w:val="00F005A5"/>
    <w:rsid w:val="00F02646"/>
    <w:rsid w:val="00F07E0E"/>
    <w:rsid w:val="00F10FBF"/>
    <w:rsid w:val="00F11B2F"/>
    <w:rsid w:val="00F12510"/>
    <w:rsid w:val="00F14B12"/>
    <w:rsid w:val="00F15545"/>
    <w:rsid w:val="00F16086"/>
    <w:rsid w:val="00F259D0"/>
    <w:rsid w:val="00F326BE"/>
    <w:rsid w:val="00F3487D"/>
    <w:rsid w:val="00F37C50"/>
    <w:rsid w:val="00F57855"/>
    <w:rsid w:val="00F61BBB"/>
    <w:rsid w:val="00F662EA"/>
    <w:rsid w:val="00F73E42"/>
    <w:rsid w:val="00F8194C"/>
    <w:rsid w:val="00F94361"/>
    <w:rsid w:val="00F96FA5"/>
    <w:rsid w:val="00FA5FE5"/>
    <w:rsid w:val="00FB0805"/>
    <w:rsid w:val="00FB7614"/>
    <w:rsid w:val="00FC110C"/>
    <w:rsid w:val="00FC3EBD"/>
    <w:rsid w:val="00FC707B"/>
    <w:rsid w:val="00FC7C02"/>
    <w:rsid w:val="00FF39EF"/>
    <w:rsid w:val="00FF42E0"/>
    <w:rsid w:val="00FF54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2EF44"/>
  <w15:chartTrackingRefBased/>
  <w15:docId w15:val="{2A9B69F7-9EA6-489C-963E-0CEF9D56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58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6587"/>
    <w:pPr>
      <w:tabs>
        <w:tab w:val="center" w:pos="4680"/>
        <w:tab w:val="right" w:pos="9360"/>
      </w:tabs>
    </w:pPr>
  </w:style>
  <w:style w:type="character" w:customStyle="1" w:styleId="HeaderChar">
    <w:name w:val="Header Char"/>
    <w:basedOn w:val="DefaultParagraphFont"/>
    <w:link w:val="Header"/>
    <w:uiPriority w:val="99"/>
    <w:rsid w:val="00766587"/>
  </w:style>
  <w:style w:type="paragraph" w:styleId="Footer">
    <w:name w:val="footer"/>
    <w:basedOn w:val="Normal"/>
    <w:link w:val="FooterChar"/>
    <w:uiPriority w:val="99"/>
    <w:unhideWhenUsed/>
    <w:rsid w:val="00766587"/>
    <w:pPr>
      <w:tabs>
        <w:tab w:val="center" w:pos="4680"/>
        <w:tab w:val="right" w:pos="9360"/>
      </w:tabs>
    </w:pPr>
  </w:style>
  <w:style w:type="character" w:customStyle="1" w:styleId="FooterChar">
    <w:name w:val="Footer Char"/>
    <w:basedOn w:val="DefaultParagraphFont"/>
    <w:link w:val="Footer"/>
    <w:uiPriority w:val="99"/>
    <w:rsid w:val="00766587"/>
  </w:style>
  <w:style w:type="paragraph" w:styleId="ListParagraph">
    <w:name w:val="List Paragraph"/>
    <w:basedOn w:val="Normal"/>
    <w:uiPriority w:val="34"/>
    <w:qFormat/>
    <w:rsid w:val="00766587"/>
    <w:pPr>
      <w:ind w:left="720"/>
      <w:contextualSpacing/>
    </w:pPr>
  </w:style>
  <w:style w:type="paragraph" w:styleId="CommentText">
    <w:name w:val="annotation text"/>
    <w:basedOn w:val="Normal"/>
    <w:link w:val="CommentTextChar"/>
    <w:uiPriority w:val="99"/>
    <w:unhideWhenUsed/>
    <w:rsid w:val="00766587"/>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766587"/>
    <w:rPr>
      <w:sz w:val="20"/>
      <w:szCs w:val="20"/>
    </w:rPr>
  </w:style>
  <w:style w:type="paragraph" w:styleId="NoSpacing">
    <w:name w:val="No Spacing"/>
    <w:uiPriority w:val="1"/>
    <w:qFormat/>
    <w:rsid w:val="00766587"/>
    <w:pPr>
      <w:spacing w:after="0" w:line="240" w:lineRule="auto"/>
    </w:pPr>
    <w:rPr>
      <w:rFonts w:ascii="Calibri" w:hAnsi="Calibri" w:cs="Tahoma"/>
      <w:bCs/>
      <w:iCs/>
      <w:spacing w:val="5"/>
      <w:szCs w:val="20"/>
    </w:rPr>
  </w:style>
  <w:style w:type="character" w:styleId="CommentReference">
    <w:name w:val="annotation reference"/>
    <w:basedOn w:val="DefaultParagraphFont"/>
    <w:uiPriority w:val="99"/>
    <w:unhideWhenUsed/>
    <w:rsid w:val="00766587"/>
    <w:rPr>
      <w:sz w:val="16"/>
      <w:szCs w:val="16"/>
    </w:rPr>
  </w:style>
  <w:style w:type="paragraph" w:styleId="BalloonText">
    <w:name w:val="Balloon Text"/>
    <w:basedOn w:val="Normal"/>
    <w:link w:val="BalloonTextChar"/>
    <w:uiPriority w:val="99"/>
    <w:semiHidden/>
    <w:unhideWhenUsed/>
    <w:rsid w:val="007665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587"/>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2A0F2E"/>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A0F2E"/>
    <w:rPr>
      <w:rFonts w:ascii="Times New Roman" w:eastAsia="Times New Roman" w:hAnsi="Times New Roman" w:cs="Times New Roman"/>
      <w:b/>
      <w:bCs/>
      <w:sz w:val="20"/>
      <w:szCs w:val="20"/>
    </w:rPr>
  </w:style>
  <w:style w:type="paragraph" w:styleId="NormalWeb">
    <w:name w:val="Normal (Web)"/>
    <w:basedOn w:val="Normal"/>
    <w:uiPriority w:val="99"/>
    <w:unhideWhenUsed/>
    <w:rsid w:val="002556C9"/>
    <w:pPr>
      <w:spacing w:before="100" w:beforeAutospacing="1" w:after="100" w:afterAutospacing="1"/>
    </w:pPr>
    <w:rPr>
      <w:rFonts w:eastAsia="PMingLiU"/>
      <w:sz w:val="24"/>
      <w:szCs w:val="24"/>
      <w:lang w:eastAsia="zh-TW"/>
    </w:rPr>
  </w:style>
  <w:style w:type="character" w:styleId="Hyperlink">
    <w:name w:val="Hyperlink"/>
    <w:basedOn w:val="DefaultParagraphFont"/>
    <w:uiPriority w:val="99"/>
    <w:unhideWhenUsed/>
    <w:rsid w:val="00F8194C"/>
    <w:rPr>
      <w:color w:val="0563C1" w:themeColor="hyperlink"/>
      <w:u w:val="single"/>
    </w:rPr>
  </w:style>
  <w:style w:type="character" w:styleId="UnresolvedMention">
    <w:name w:val="Unresolved Mention"/>
    <w:basedOn w:val="DefaultParagraphFont"/>
    <w:uiPriority w:val="99"/>
    <w:semiHidden/>
    <w:unhideWhenUsed/>
    <w:rsid w:val="00F8194C"/>
    <w:rPr>
      <w:color w:val="605E5C"/>
      <w:shd w:val="clear" w:color="auto" w:fill="E1DFDD"/>
    </w:rPr>
  </w:style>
  <w:style w:type="character" w:styleId="FollowedHyperlink">
    <w:name w:val="FollowedHyperlink"/>
    <w:basedOn w:val="DefaultParagraphFont"/>
    <w:uiPriority w:val="99"/>
    <w:semiHidden/>
    <w:unhideWhenUsed/>
    <w:rsid w:val="005911CA"/>
    <w:rPr>
      <w:color w:val="954F72" w:themeColor="followedHyperlink"/>
      <w:u w:val="single"/>
    </w:rPr>
  </w:style>
  <w:style w:type="paragraph" w:styleId="Revision">
    <w:name w:val="Revision"/>
    <w:hidden/>
    <w:uiPriority w:val="99"/>
    <w:semiHidden/>
    <w:rsid w:val="004F0CA1"/>
    <w:pPr>
      <w:spacing w:after="0" w:line="240" w:lineRule="auto"/>
    </w:pPr>
    <w:rPr>
      <w:rFonts w:ascii="Times New Roman" w:eastAsia="Times New Roman" w:hAnsi="Times New Roman" w:cs="Times New Roman"/>
      <w:sz w:val="20"/>
      <w:szCs w:val="20"/>
    </w:rPr>
  </w:style>
  <w:style w:type="character" w:customStyle="1" w:styleId="cf01">
    <w:name w:val="cf01"/>
    <w:basedOn w:val="DefaultParagraphFont"/>
    <w:rsid w:val="00273E1A"/>
    <w:rPr>
      <w:rFonts w:ascii="Segoe UI" w:hAnsi="Segoe UI" w:cs="Segoe UI" w:hint="default"/>
      <w:b/>
      <w:bCs/>
      <w:color w:val="0070C0"/>
      <w:sz w:val="18"/>
      <w:szCs w:val="18"/>
    </w:rPr>
  </w:style>
  <w:style w:type="paragraph" w:customStyle="1" w:styleId="Default">
    <w:name w:val="Default"/>
    <w:rsid w:val="007936DB"/>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uiPriority w:val="22"/>
    <w:qFormat/>
    <w:rsid w:val="007936DB"/>
    <w:rPr>
      <w:b/>
      <w:bCs/>
    </w:rPr>
  </w:style>
  <w:style w:type="character" w:customStyle="1" w:styleId="ui-provider">
    <w:name w:val="ui-provider"/>
    <w:basedOn w:val="DefaultParagraphFont"/>
    <w:rsid w:val="00793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8440">
      <w:bodyDiv w:val="1"/>
      <w:marLeft w:val="0"/>
      <w:marRight w:val="0"/>
      <w:marTop w:val="0"/>
      <w:marBottom w:val="0"/>
      <w:divBdr>
        <w:top w:val="none" w:sz="0" w:space="0" w:color="auto"/>
        <w:left w:val="none" w:sz="0" w:space="0" w:color="auto"/>
        <w:bottom w:val="none" w:sz="0" w:space="0" w:color="auto"/>
        <w:right w:val="none" w:sz="0" w:space="0" w:color="auto"/>
      </w:divBdr>
    </w:div>
    <w:div w:id="137184906">
      <w:bodyDiv w:val="1"/>
      <w:marLeft w:val="0"/>
      <w:marRight w:val="0"/>
      <w:marTop w:val="0"/>
      <w:marBottom w:val="0"/>
      <w:divBdr>
        <w:top w:val="none" w:sz="0" w:space="0" w:color="auto"/>
        <w:left w:val="none" w:sz="0" w:space="0" w:color="auto"/>
        <w:bottom w:val="none" w:sz="0" w:space="0" w:color="auto"/>
        <w:right w:val="none" w:sz="0" w:space="0" w:color="auto"/>
      </w:divBdr>
    </w:div>
    <w:div w:id="250818196">
      <w:bodyDiv w:val="1"/>
      <w:marLeft w:val="0"/>
      <w:marRight w:val="0"/>
      <w:marTop w:val="0"/>
      <w:marBottom w:val="0"/>
      <w:divBdr>
        <w:top w:val="none" w:sz="0" w:space="0" w:color="auto"/>
        <w:left w:val="none" w:sz="0" w:space="0" w:color="auto"/>
        <w:bottom w:val="none" w:sz="0" w:space="0" w:color="auto"/>
        <w:right w:val="none" w:sz="0" w:space="0" w:color="auto"/>
      </w:divBdr>
    </w:div>
    <w:div w:id="630750082">
      <w:bodyDiv w:val="1"/>
      <w:marLeft w:val="0"/>
      <w:marRight w:val="0"/>
      <w:marTop w:val="0"/>
      <w:marBottom w:val="0"/>
      <w:divBdr>
        <w:top w:val="none" w:sz="0" w:space="0" w:color="auto"/>
        <w:left w:val="none" w:sz="0" w:space="0" w:color="auto"/>
        <w:bottom w:val="none" w:sz="0" w:space="0" w:color="auto"/>
        <w:right w:val="none" w:sz="0" w:space="0" w:color="auto"/>
      </w:divBdr>
    </w:div>
    <w:div w:id="784545792">
      <w:bodyDiv w:val="1"/>
      <w:marLeft w:val="0"/>
      <w:marRight w:val="0"/>
      <w:marTop w:val="0"/>
      <w:marBottom w:val="0"/>
      <w:divBdr>
        <w:top w:val="none" w:sz="0" w:space="0" w:color="auto"/>
        <w:left w:val="none" w:sz="0" w:space="0" w:color="auto"/>
        <w:bottom w:val="none" w:sz="0" w:space="0" w:color="auto"/>
        <w:right w:val="none" w:sz="0" w:space="0" w:color="auto"/>
      </w:divBdr>
    </w:div>
    <w:div w:id="859127899">
      <w:bodyDiv w:val="1"/>
      <w:marLeft w:val="0"/>
      <w:marRight w:val="0"/>
      <w:marTop w:val="0"/>
      <w:marBottom w:val="0"/>
      <w:divBdr>
        <w:top w:val="none" w:sz="0" w:space="0" w:color="auto"/>
        <w:left w:val="none" w:sz="0" w:space="0" w:color="auto"/>
        <w:bottom w:val="none" w:sz="0" w:space="0" w:color="auto"/>
        <w:right w:val="none" w:sz="0" w:space="0" w:color="auto"/>
      </w:divBdr>
    </w:div>
    <w:div w:id="1242179240">
      <w:bodyDiv w:val="1"/>
      <w:marLeft w:val="0"/>
      <w:marRight w:val="0"/>
      <w:marTop w:val="0"/>
      <w:marBottom w:val="0"/>
      <w:divBdr>
        <w:top w:val="none" w:sz="0" w:space="0" w:color="auto"/>
        <w:left w:val="none" w:sz="0" w:space="0" w:color="auto"/>
        <w:bottom w:val="none" w:sz="0" w:space="0" w:color="auto"/>
        <w:right w:val="none" w:sz="0" w:space="0" w:color="auto"/>
      </w:divBdr>
    </w:div>
    <w:div w:id="1295327696">
      <w:bodyDiv w:val="1"/>
      <w:marLeft w:val="0"/>
      <w:marRight w:val="0"/>
      <w:marTop w:val="0"/>
      <w:marBottom w:val="0"/>
      <w:divBdr>
        <w:top w:val="none" w:sz="0" w:space="0" w:color="auto"/>
        <w:left w:val="none" w:sz="0" w:space="0" w:color="auto"/>
        <w:bottom w:val="none" w:sz="0" w:space="0" w:color="auto"/>
        <w:right w:val="none" w:sz="0" w:space="0" w:color="auto"/>
      </w:divBdr>
    </w:div>
    <w:div w:id="1445150494">
      <w:bodyDiv w:val="1"/>
      <w:marLeft w:val="0"/>
      <w:marRight w:val="0"/>
      <w:marTop w:val="0"/>
      <w:marBottom w:val="0"/>
      <w:divBdr>
        <w:top w:val="none" w:sz="0" w:space="0" w:color="auto"/>
        <w:left w:val="none" w:sz="0" w:space="0" w:color="auto"/>
        <w:bottom w:val="none" w:sz="0" w:space="0" w:color="auto"/>
        <w:right w:val="none" w:sz="0" w:space="0" w:color="auto"/>
      </w:divBdr>
    </w:div>
    <w:div w:id="1631205875">
      <w:bodyDiv w:val="1"/>
      <w:marLeft w:val="0"/>
      <w:marRight w:val="0"/>
      <w:marTop w:val="0"/>
      <w:marBottom w:val="0"/>
      <w:divBdr>
        <w:top w:val="none" w:sz="0" w:space="0" w:color="auto"/>
        <w:left w:val="none" w:sz="0" w:space="0" w:color="auto"/>
        <w:bottom w:val="none" w:sz="0" w:space="0" w:color="auto"/>
        <w:right w:val="none" w:sz="0" w:space="0" w:color="auto"/>
      </w:divBdr>
    </w:div>
    <w:div w:id="1702895584">
      <w:bodyDiv w:val="1"/>
      <w:marLeft w:val="0"/>
      <w:marRight w:val="0"/>
      <w:marTop w:val="0"/>
      <w:marBottom w:val="0"/>
      <w:divBdr>
        <w:top w:val="none" w:sz="0" w:space="0" w:color="auto"/>
        <w:left w:val="none" w:sz="0" w:space="0" w:color="auto"/>
        <w:bottom w:val="none" w:sz="0" w:space="0" w:color="auto"/>
        <w:right w:val="none" w:sz="0" w:space="0" w:color="auto"/>
      </w:divBdr>
    </w:div>
    <w:div w:id="196754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hud.gov/sites/dfiles/OCHCO/documents/40001-hsgh-update15-052024.pdf" TargetMode="External"/><Relationship Id="rId13" Type="http://schemas.openxmlformats.org/officeDocument/2006/relationships/image" Target="media/image3.png"/><Relationship Id="rId3" Type="http://schemas.openxmlformats.org/officeDocument/2006/relationships/hyperlink" Target="https://www.dfs.ny.gov/system/files/documents/2022/07/bf419_text.pdf" TargetMode="External"/><Relationship Id="rId7" Type="http://schemas.openxmlformats.org/officeDocument/2006/relationships/hyperlink" Target="https://www.hud.gov/sites/dfiles/OCHCO/documents/40001-hsgh-update15-052024.pdf" TargetMode="External"/><Relationship Id="rId12" Type="http://schemas.openxmlformats.org/officeDocument/2006/relationships/image" Target="media/image2.png"/><Relationship Id="rId17" Type="http://schemas.openxmlformats.org/officeDocument/2006/relationships/hyperlink" Target="mailto:MortgageDefault@CommerceBank.com" TargetMode="External"/><Relationship Id="rId2" Type="http://schemas.openxmlformats.org/officeDocument/2006/relationships/hyperlink" Target="https://www.consumerfinance.gov/rules-policy/regulations/1024/interp-38/" TargetMode="External"/><Relationship Id="rId16" Type="http://schemas.openxmlformats.org/officeDocument/2006/relationships/hyperlink" Target="https://app.leg.wa.gov/wac/default.aspx?cite=208-620-930" TargetMode="External"/><Relationship Id="rId1" Type="http://schemas.openxmlformats.org/officeDocument/2006/relationships/hyperlink" Target="https://www.hud.gov/sites/dfiles/OCHCO/documents/2024-24hsgml.pdf" TargetMode="External"/><Relationship Id="rId6" Type="http://schemas.openxmlformats.org/officeDocument/2006/relationships/hyperlink" Target="https://www.hud.gov/sites/dfiles/OCHCO/documents/2024-24hsgml.pdf" TargetMode="External"/><Relationship Id="rId11" Type="http://schemas.openxmlformats.org/officeDocument/2006/relationships/image" Target="media/image1.png"/><Relationship Id="rId5" Type="http://schemas.openxmlformats.org/officeDocument/2006/relationships/hyperlink" Target="https://www.federalregister.gov/documents/2024/11/21/2024-27077/modernization-of-engagement-with-mortgagors-in-default-partial-extension-of-compliance-date" TargetMode="External"/><Relationship Id="rId15"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 Id="rId10" Type="http://schemas.openxmlformats.org/officeDocument/2006/relationships/hyperlink" Target="mailto:MortgageDefault@CommerceBank.com" TargetMode="External"/><Relationship Id="rId4" Type="http://schemas.openxmlformats.org/officeDocument/2006/relationships/hyperlink" Target="https://www.smithdebnamlaw.com/article/client-alert-cfpbs-successor-in-interest-rules-take-effect-april-19-2018-what-you-need-to-know/" TargetMode="External"/><Relationship Id="rId9" Type="http://schemas.openxmlformats.org/officeDocument/2006/relationships/hyperlink" Target="mailto:MortgageDefault@CommerceBank.com" TargetMode="External"/><Relationship Id="rId14" Type="http://schemas.openxmlformats.org/officeDocument/2006/relationships/hyperlink" Target="https://govt.westlaw.com/nycrr/Document/I61aa5eb3d23111dfa27ecf558d5ad622?transitionType=Default&amp;contextData=%28sc.Default%29"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dc4fe86-96ee-4c00-83bb-8cec3e6758ee">
      <Terms xmlns="http://schemas.microsoft.com/office/infopath/2007/PartnerControls"/>
    </lcf76f155ced4ddcb4097134ff3c332f>
    <TaxCatchAll xmlns="286d7d81-34eb-442c-81d1-8f3e819416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15" ma:contentTypeDescription="Create a new document." ma:contentTypeScope="" ma:versionID="b9da1a2cea578e6a007ec379e09a328a">
  <xsd:schema xmlns:xsd="http://www.w3.org/2001/XMLSchema" xmlns:xs="http://www.w3.org/2001/XMLSchema" xmlns:p="http://schemas.microsoft.com/office/2006/metadata/properties" xmlns:ns2="3dc4fe86-96ee-4c00-83bb-8cec3e6758ee" xmlns:ns3="286d7d81-34eb-442c-81d1-8f3e81941620" xmlns:ns4="8bbe61af-1eec-4c59-ac49-7d3f4e023fb2" targetNamespace="http://schemas.microsoft.com/office/2006/metadata/properties" ma:root="true" ma:fieldsID="3e0a8bf8f989146f599de89018578b6f" ns2:_="" ns3:_="" ns4:_="">
    <xsd:import namespace="3dc4fe86-96ee-4c00-83bb-8cec3e6758ee"/>
    <xsd:import namespace="286d7d81-34eb-442c-81d1-8f3e81941620"/>
    <xsd:import namespace="8bbe61af-1eec-4c59-ac49-7d3f4e023f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4:SharedWithUsers" minOccurs="0"/>
                <xsd:element ref="ns4:SharedWithDetails" minOccurs="0"/>
                <xsd:element ref="ns2:MediaServiceObjectDetectorVersions" minOccurs="0"/>
                <xsd:element ref="ns2:MediaServiceSearchPropertie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8434c49-aee6-45a5-8c5b-42c17f9fca5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6d7d81-34eb-442c-81d1-8f3e81941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ef9648-cc01-494c-8999-88f8473c2938}" ma:internalName="TaxCatchAll" ma:showField="CatchAllData" ma:web="286d7d81-34eb-442c-81d1-8f3e819416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bbe61af-1eec-4c59-ac49-7d3f4e023f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38B072-5FF9-49F9-ABB5-32926D319D13}">
  <ds:schemaRefs>
    <ds:schemaRef ds:uri="http://schemas.microsoft.com/office/2006/metadata/properties"/>
    <ds:schemaRef ds:uri="http://schemas.microsoft.com/office/infopath/2007/PartnerControls"/>
    <ds:schemaRef ds:uri="3dc4fe86-96ee-4c00-83bb-8cec3e6758ee"/>
    <ds:schemaRef ds:uri="286d7d81-34eb-442c-81d1-8f3e81941620"/>
  </ds:schemaRefs>
</ds:datastoreItem>
</file>

<file path=customXml/itemProps2.xml><?xml version="1.0" encoding="utf-8"?>
<ds:datastoreItem xmlns:ds="http://schemas.openxmlformats.org/officeDocument/2006/customXml" ds:itemID="{93880CFE-59AA-44AB-AAB5-0ED32F0F0BB2}">
  <ds:schemaRefs>
    <ds:schemaRef ds:uri="http://schemas.microsoft.com/sharepoint/v3/contenttype/forms"/>
  </ds:schemaRefs>
</ds:datastoreItem>
</file>

<file path=customXml/itemProps3.xml><?xml version="1.0" encoding="utf-8"?>
<ds:datastoreItem xmlns:ds="http://schemas.openxmlformats.org/officeDocument/2006/customXml" ds:itemID="{F2234E20-B350-490E-95F6-C9E0D8177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286d7d81-34eb-442c-81d1-8f3e81941620"/>
    <ds:schemaRef ds:uri="8bbe61af-1eec-4c59-ac49-7d3f4e023f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2046</Words>
  <Characters>11668</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Terry-Ann Akers</dc:creator>
  <cp:keywords/>
  <dc:description/>
  <cp:lastModifiedBy>Brittany Torres</cp:lastModifiedBy>
  <cp:revision>2</cp:revision>
  <dcterms:created xsi:type="dcterms:W3CDTF">2026-03-12T21:21:00Z</dcterms:created>
  <dcterms:modified xsi:type="dcterms:W3CDTF">2026-03-12T21:21:00Z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0x01010084AF9EC00960DF4A9A3023244DB2810E</vt:lpwstr>
  </property>
  <property fmtid="{D5CDD505-2E9C-101B-9397-08002B2CF9AE}" pid="3" name="MediaServiceImageTags">
    <vt:lpwstr/>
  </property>
</Properties>
</file>